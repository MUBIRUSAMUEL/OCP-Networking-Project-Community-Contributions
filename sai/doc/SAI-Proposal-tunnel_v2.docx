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EndPr/>
      <w:sdtContent>
        <w:p w:rsidR="002A0D5C" w:rsidRDefault="002A0D5C" w:rsidP="002A0D5C">
          <w:pPr>
            <w:jc w:val="center"/>
          </w:pPr>
          <w:r>
            <w:rPr>
              <w:noProof/>
              <w:lang w:bidi="he-IL"/>
            </w:rPr>
            <w:drawing>
              <wp:inline distT="0" distB="0" distL="0" distR="0" wp14:anchorId="116F8893" wp14:editId="7ED7353B">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5C5262">
            <w:tc>
              <w:tcPr>
                <w:tcW w:w="7923" w:type="dxa"/>
                <w:tcMar>
                  <w:top w:w="216" w:type="dxa"/>
                  <w:left w:w="115" w:type="dxa"/>
                  <w:bottom w:w="216" w:type="dxa"/>
                  <w:right w:w="115" w:type="dxa"/>
                </w:tcMar>
              </w:tcPr>
              <w:p w:rsidR="002A0D5C" w:rsidRDefault="002A0D5C" w:rsidP="005C5262">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361A75" w:rsidP="002A0D5C">
                <w:pPr>
                  <w:rPr>
                    <w:b/>
                  </w:rPr>
                </w:pPr>
                <w:ins w:id="0" w:author="Matty Kadosh" w:date="2015-08-01T16:06:00Z">
                  <w:r>
                    <w:rPr>
                      <w:b/>
                    </w:rPr>
                    <w:t xml:space="preserve">Uniform tunnel </w:t>
                  </w:r>
                </w:ins>
                <w:del w:id="1" w:author="Matty Kadosh" w:date="2015-08-01T16:06:00Z">
                  <w:r w:rsidR="003A46A6" w:rsidDel="00361A75">
                    <w:rPr>
                      <w:b/>
                    </w:rPr>
                    <w:delText>Buffers</w:delText>
                  </w:r>
                  <w:r w:rsidR="00110B63" w:rsidDel="00361A75">
                    <w:rPr>
                      <w:b/>
                    </w:rPr>
                    <w:delText xml:space="preserve"> </w:delText>
                  </w:r>
                </w:del>
                <w:r w:rsidR="00110B63">
                  <w:rPr>
                    <w:b/>
                  </w:rPr>
                  <w:t>API’s</w:t>
                </w:r>
              </w:p>
            </w:tc>
          </w:tr>
          <w:tr w:rsidR="00334DD0" w:rsidTr="009E0E8A">
            <w:tc>
              <w:tcPr>
                <w:tcW w:w="1435" w:type="dxa"/>
              </w:tcPr>
              <w:p w:rsidR="00334DD0" w:rsidRDefault="00334DD0" w:rsidP="002A0D5C">
                <w:pPr>
                  <w:rPr>
                    <w:b/>
                  </w:rPr>
                </w:pPr>
                <w:r>
                  <w:rPr>
                    <w:b/>
                  </w:rPr>
                  <w:t>Authors</w:t>
                </w:r>
              </w:p>
            </w:tc>
            <w:tc>
              <w:tcPr>
                <w:tcW w:w="7915" w:type="dxa"/>
              </w:tcPr>
              <w:p w:rsidR="00334DD0" w:rsidRDefault="003A46A6" w:rsidP="002A0D5C">
                <w:pPr>
                  <w:rPr>
                    <w:b/>
                  </w:rPr>
                </w:pPr>
                <w:proofErr w:type="spellStart"/>
                <w:r>
                  <w:rPr>
                    <w:b/>
                  </w:rPr>
                  <w:t>Mellanox</w:t>
                </w:r>
                <w:proofErr w:type="spellEnd"/>
                <w:ins w:id="2" w:author="Matty Kadosh" w:date="2015-08-01T16:06:00Z">
                  <w:r w:rsidR="00361A75">
                    <w:rPr>
                      <w:b/>
                    </w:rPr>
                    <w:t xml:space="preserve"> , </w:t>
                  </w:r>
                  <w:proofErr w:type="spellStart"/>
                  <w:r w:rsidR="00361A75">
                    <w:rPr>
                      <w:b/>
                    </w:rPr>
                    <w:t>metaSwitch</w:t>
                  </w:r>
                  <w:proofErr w:type="spellEnd"/>
                  <w:r w:rsidR="00361A75">
                    <w:rPr>
                      <w:b/>
                    </w:rPr>
                    <w:t xml:space="preserve"> </w:t>
                  </w:r>
                </w:ins>
              </w:p>
            </w:tc>
          </w:tr>
          <w:tr w:rsidR="00354F69" w:rsidTr="009E0E8A">
            <w:tc>
              <w:tcPr>
                <w:tcW w:w="1435" w:type="dxa"/>
              </w:tcPr>
              <w:p w:rsidR="00354F69" w:rsidRDefault="009E0E8A" w:rsidP="002A0D5C">
                <w:pPr>
                  <w:rPr>
                    <w:b/>
                  </w:rPr>
                </w:pPr>
                <w:r>
                  <w:rPr>
                    <w:b/>
                  </w:rPr>
                  <w:t>Status</w:t>
                </w:r>
              </w:p>
            </w:tc>
            <w:tc>
              <w:tcPr>
                <w:tcW w:w="7915" w:type="dxa"/>
              </w:tcPr>
              <w:p w:rsidR="00354F69" w:rsidRDefault="00361A75" w:rsidP="002A0D5C">
                <w:pPr>
                  <w:rPr>
                    <w:b/>
                  </w:rPr>
                </w:pPr>
                <w:ins w:id="3" w:author="Matty Kadosh" w:date="2015-08-01T16:07:00Z">
                  <w:r>
                    <w:rPr>
                      <w:b/>
                    </w:rPr>
                    <w:t xml:space="preserve">First draft </w:t>
                  </w:r>
                </w:ins>
                <w:del w:id="4" w:author="Matty Kadosh" w:date="2015-08-01T16:07:00Z">
                  <w:r w:rsidR="00110B63" w:rsidDel="00361A75">
                    <w:rPr>
                      <w:b/>
                    </w:rPr>
                    <w:delText>In Review</w:delText>
                  </w:r>
                </w:del>
              </w:p>
            </w:tc>
          </w:tr>
          <w:tr w:rsidR="00F325EE" w:rsidTr="009E0E8A">
            <w:tc>
              <w:tcPr>
                <w:tcW w:w="1435" w:type="dxa"/>
              </w:tcPr>
              <w:p w:rsidR="00F325EE" w:rsidRDefault="00F325EE" w:rsidP="002A0D5C">
                <w:pPr>
                  <w:rPr>
                    <w:b/>
                  </w:rPr>
                </w:pPr>
                <w:r>
                  <w:rPr>
                    <w:b/>
                  </w:rPr>
                  <w:t>Type</w:t>
                </w:r>
              </w:p>
            </w:tc>
            <w:tc>
              <w:tcPr>
                <w:tcW w:w="7915" w:type="dxa"/>
              </w:tcPr>
              <w:p w:rsidR="00F325EE" w:rsidRDefault="001B7F35"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110B63" w:rsidP="003A46A6">
                <w:pPr>
                  <w:rPr>
                    <w:b/>
                  </w:rPr>
                </w:pPr>
                <w:r>
                  <w:rPr>
                    <w:b/>
                  </w:rPr>
                  <w:t>0</w:t>
                </w:r>
                <w:ins w:id="5" w:author="Matty Kadosh" w:date="2015-08-01T16:07:00Z">
                  <w:r w:rsidR="00361A75">
                    <w:rPr>
                      <w:b/>
                    </w:rPr>
                    <w:t>8/01</w:t>
                  </w:r>
                </w:ins>
                <w:del w:id="6" w:author="Matty Kadosh" w:date="2015-08-01T16:07:00Z">
                  <w:r w:rsidDel="00361A75">
                    <w:rPr>
                      <w:b/>
                    </w:rPr>
                    <w:delText>2/</w:delText>
                  </w:r>
                  <w:r w:rsidR="003A46A6" w:rsidDel="00361A75">
                    <w:rPr>
                      <w:b/>
                    </w:rPr>
                    <w:delText>10</w:delText>
                  </w:r>
                </w:del>
                <w:r>
                  <w:rPr>
                    <w:b/>
                  </w:rPr>
                  <w:t>/2015</w:t>
                </w:r>
              </w:p>
            </w:tc>
          </w:tr>
          <w:tr w:rsidR="00F425AC" w:rsidTr="009E0E8A">
            <w:tc>
              <w:tcPr>
                <w:tcW w:w="1435" w:type="dxa"/>
              </w:tcPr>
              <w:p w:rsidR="00F425AC" w:rsidRDefault="00F425AC" w:rsidP="002A0D5C">
                <w:pPr>
                  <w:rPr>
                    <w:b/>
                  </w:rPr>
                </w:pPr>
                <w:r>
                  <w:rPr>
                    <w:b/>
                  </w:rPr>
                  <w:t>SAI-Version</w:t>
                </w:r>
              </w:p>
            </w:tc>
            <w:tc>
              <w:tcPr>
                <w:tcW w:w="7915" w:type="dxa"/>
              </w:tcPr>
              <w:p w:rsidR="00F425AC" w:rsidRDefault="003A46A6" w:rsidP="003A46A6">
                <w:pPr>
                  <w:rPr>
                    <w:b/>
                  </w:rPr>
                </w:pPr>
                <w:r>
                  <w:rPr>
                    <w:b/>
                  </w:rPr>
                  <w:t>V0.</w:t>
                </w:r>
                <w:r w:rsidR="00CE12F1">
                  <w:rPr>
                    <w:b/>
                    <w:highlight w:val="yellow"/>
                  </w:rPr>
                  <w:t>9.</w:t>
                </w:r>
                <w:ins w:id="7" w:author="Matty Kadosh" w:date="2015-08-01T16:07:00Z">
                  <w:r w:rsidR="00361A75">
                    <w:rPr>
                      <w:b/>
                    </w:rPr>
                    <w:t>4</w:t>
                  </w:r>
                </w:ins>
                <w:del w:id="8" w:author="Matty Kadosh" w:date="2015-08-01T16:07:00Z">
                  <w:r w:rsidR="00CE12F1" w:rsidDel="00361A75">
                    <w:rPr>
                      <w:b/>
                    </w:rPr>
                    <w:delText>3</w:delText>
                  </w:r>
                </w:del>
              </w:p>
            </w:tc>
          </w:tr>
        </w:tbl>
        <w:p w:rsidR="002D4814" w:rsidRDefault="002D4814">
          <w:pPr>
            <w:rPr>
              <w:b/>
            </w:rPr>
          </w:pPr>
          <w:r>
            <w:rPr>
              <w:b/>
            </w:rPr>
            <w:br w:type="page"/>
          </w:r>
        </w:p>
        <w:p w:rsidR="002A0D5C" w:rsidRDefault="002A0D5C" w:rsidP="002A0D5C"/>
        <w:p w:rsidR="002A0D5C" w:rsidRDefault="00AD1C07"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513EBA" w:rsidRDefault="002A0D5C">
          <w:pPr>
            <w:pStyle w:val="TOC1"/>
            <w:tabs>
              <w:tab w:val="right" w:leader="dot" w:pos="9350"/>
            </w:tabs>
            <w:rPr>
              <w:ins w:id="9" w:author="Matty Kadosh" w:date="2015-08-01T16:26:00Z"/>
              <w:rFonts w:eastAsiaTheme="minorEastAsia"/>
              <w:noProof/>
              <w:lang w:bidi="he-IL"/>
            </w:rPr>
          </w:pPr>
          <w:r>
            <w:fldChar w:fldCharType="begin"/>
          </w:r>
          <w:r>
            <w:instrText xml:space="preserve"> TOC \o "1-3" \h \z \u </w:instrText>
          </w:r>
          <w:r>
            <w:fldChar w:fldCharType="separate"/>
          </w:r>
          <w:ins w:id="10" w:author="Matty Kadosh" w:date="2015-08-01T16:26:00Z">
            <w:r w:rsidR="00513EBA" w:rsidRPr="009179F1">
              <w:rPr>
                <w:rStyle w:val="Hyperlink"/>
                <w:noProof/>
              </w:rPr>
              <w:fldChar w:fldCharType="begin"/>
            </w:r>
            <w:r w:rsidR="00513EBA" w:rsidRPr="009179F1">
              <w:rPr>
                <w:rStyle w:val="Hyperlink"/>
                <w:noProof/>
              </w:rPr>
              <w:instrText xml:space="preserve"> </w:instrText>
            </w:r>
            <w:r w:rsidR="00513EBA">
              <w:rPr>
                <w:noProof/>
              </w:rPr>
              <w:instrText>HYPERLINK \l "_Toc426209702"</w:instrText>
            </w:r>
            <w:r w:rsidR="00513EBA" w:rsidRPr="009179F1">
              <w:rPr>
                <w:rStyle w:val="Hyperlink"/>
                <w:noProof/>
              </w:rPr>
              <w:instrText xml:space="preserve"> </w:instrText>
            </w:r>
            <w:r w:rsidR="00513EBA" w:rsidRPr="009179F1">
              <w:rPr>
                <w:rStyle w:val="Hyperlink"/>
                <w:noProof/>
              </w:rPr>
              <w:fldChar w:fldCharType="separate"/>
            </w:r>
            <w:r w:rsidR="00513EBA" w:rsidRPr="009179F1">
              <w:rPr>
                <w:rStyle w:val="Hyperlink"/>
                <w:noProof/>
              </w:rPr>
              <w:t>List of Changes</w:t>
            </w:r>
            <w:r w:rsidR="00513EBA">
              <w:rPr>
                <w:noProof/>
                <w:webHidden/>
              </w:rPr>
              <w:tab/>
            </w:r>
            <w:r w:rsidR="00513EBA">
              <w:rPr>
                <w:noProof/>
                <w:webHidden/>
              </w:rPr>
              <w:fldChar w:fldCharType="begin"/>
            </w:r>
            <w:r w:rsidR="00513EBA">
              <w:rPr>
                <w:noProof/>
                <w:webHidden/>
              </w:rPr>
              <w:instrText xml:space="preserve"> PAGEREF _Toc426209702 \h </w:instrText>
            </w:r>
          </w:ins>
          <w:r w:rsidR="00513EBA">
            <w:rPr>
              <w:noProof/>
              <w:webHidden/>
            </w:rPr>
          </w:r>
          <w:r w:rsidR="00513EBA">
            <w:rPr>
              <w:noProof/>
              <w:webHidden/>
            </w:rPr>
            <w:fldChar w:fldCharType="separate"/>
          </w:r>
          <w:ins w:id="11" w:author="Matty Kadosh" w:date="2015-08-01T16:26:00Z">
            <w:r w:rsidR="00513EBA">
              <w:rPr>
                <w:noProof/>
                <w:webHidden/>
              </w:rPr>
              <w:t>i</w:t>
            </w:r>
            <w:r w:rsidR="00513EBA">
              <w:rPr>
                <w:noProof/>
                <w:webHidden/>
              </w:rPr>
              <w:fldChar w:fldCharType="end"/>
            </w:r>
            <w:r w:rsidR="00513EBA" w:rsidRPr="009179F1">
              <w:rPr>
                <w:rStyle w:val="Hyperlink"/>
                <w:noProof/>
              </w:rPr>
              <w:fldChar w:fldCharType="end"/>
            </w:r>
          </w:ins>
        </w:p>
        <w:p w:rsidR="00513EBA" w:rsidRDefault="00513EBA">
          <w:pPr>
            <w:pStyle w:val="TOC1"/>
            <w:tabs>
              <w:tab w:val="left" w:pos="440"/>
              <w:tab w:val="right" w:leader="dot" w:pos="9350"/>
            </w:tabs>
            <w:rPr>
              <w:ins w:id="12" w:author="Matty Kadosh" w:date="2015-08-01T16:26:00Z"/>
              <w:rFonts w:eastAsiaTheme="minorEastAsia"/>
              <w:noProof/>
              <w:lang w:bidi="he-IL"/>
            </w:rPr>
          </w:pPr>
          <w:ins w:id="1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"_Toc426209703"</w:instrText>
            </w:r>
            <w:r w:rsidRPr="009179F1">
              <w:rPr>
                <w:rStyle w:val="Hyperlink"/>
                <w:noProof/>
              </w:rPr>
              <w:instrText xml:space="preserve"> </w:instrText>
            </w:r>
            <w:r w:rsidRPr="009179F1">
              <w:rPr>
                <w:rStyle w:val="Hyperlink"/>
                <w:noProof/>
              </w:rPr>
              <w:fldChar w:fldCharType="separate"/>
            </w:r>
            <w:r w:rsidRPr="009179F1">
              <w:rPr>
                <w:rStyle w:val="Hyperlink"/>
                <w:noProof/>
              </w:rPr>
              <w:t>1</w:t>
            </w:r>
            <w:r>
              <w:rPr>
                <w:rFonts w:eastAsiaTheme="minorEastAsia"/>
                <w:noProof/>
                <w:lang w:bidi="he-IL"/>
              </w:rPr>
              <w:tab/>
            </w:r>
            <w:r w:rsidRPr="009179F1">
              <w:rPr>
                <w:rStyle w:val="Hyperlink"/>
                <w:noProof/>
              </w:rPr>
              <w:t>Overview</w:t>
            </w:r>
            <w:r>
              <w:rPr>
                <w:noProof/>
                <w:webHidden/>
              </w:rPr>
              <w:tab/>
            </w:r>
            <w:r>
              <w:rPr>
                <w:noProof/>
                <w:webHidden/>
              </w:rPr>
              <w:fldChar w:fldCharType="begin"/>
            </w:r>
            <w:r>
              <w:rPr>
                <w:noProof/>
                <w:webHidden/>
              </w:rPr>
              <w:instrText xml:space="preserve"> PAGEREF _Toc426209703 \h </w:instrText>
            </w:r>
          </w:ins>
          <w:r>
            <w:rPr>
              <w:noProof/>
              <w:webHidden/>
            </w:rPr>
          </w:r>
          <w:r>
            <w:rPr>
              <w:noProof/>
              <w:webHidden/>
            </w:rPr>
            <w:fldChar w:fldCharType="separate"/>
          </w:r>
          <w:ins w:id="14" w:author="Matty Kadosh" w:date="2015-08-01T16:26:00Z">
            <w:r>
              <w:rPr>
                <w:noProof/>
                <w:webHidden/>
              </w:rPr>
              <w:t>1</w:t>
            </w:r>
            <w:r>
              <w:rPr>
                <w:noProof/>
                <w:webHidden/>
              </w:rPr>
              <w:fldChar w:fldCharType="end"/>
            </w:r>
            <w:r w:rsidRPr="009179F1">
              <w:rPr>
                <w:rStyle w:val="Hyperlink"/>
                <w:noProof/>
              </w:rPr>
              <w:fldChar w:fldCharType="end"/>
            </w:r>
          </w:ins>
        </w:p>
        <w:p w:rsidR="00513EBA" w:rsidRDefault="00513EBA">
          <w:pPr>
            <w:pStyle w:val="TOC2"/>
            <w:tabs>
              <w:tab w:val="left" w:pos="880"/>
              <w:tab w:val="right" w:leader="dot" w:pos="9350"/>
            </w:tabs>
            <w:rPr>
              <w:ins w:id="15" w:author="Matty Kadosh" w:date="2015-08-01T16:26:00Z"/>
              <w:rFonts w:eastAsiaTheme="minorEastAsia"/>
              <w:noProof/>
              <w:lang w:bidi="he-IL"/>
            </w:rPr>
          </w:pPr>
          <w:ins w:id="1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"_Toc426209704"</w:instrText>
            </w:r>
            <w:r w:rsidRPr="009179F1">
              <w:rPr>
                <w:rStyle w:val="Hyperlink"/>
                <w:noProof/>
              </w:rPr>
              <w:instrText xml:space="preserve"> </w:instrText>
            </w:r>
            <w:r w:rsidRPr="009179F1">
              <w:rPr>
                <w:rStyle w:val="Hyperlink"/>
                <w:noProof/>
              </w:rPr>
              <w:fldChar w:fldCharType="separate"/>
            </w:r>
            <w:r w:rsidRPr="009179F1">
              <w:rPr>
                <w:rStyle w:val="Hyperlink"/>
                <w:noProof/>
              </w:rPr>
              <w:t>1.1</w:t>
            </w:r>
            <w:r>
              <w:rPr>
                <w:rFonts w:eastAsiaTheme="minorEastAsia"/>
                <w:noProof/>
                <w:lang w:bidi="he-IL"/>
              </w:rPr>
              <w:tab/>
            </w:r>
            <w:r w:rsidRPr="009179F1">
              <w:rPr>
                <w:rStyle w:val="Hyperlink"/>
                <w:noProof/>
              </w:rPr>
              <w:t>Uniform tunnel model</w:t>
            </w:r>
            <w:r>
              <w:rPr>
                <w:noProof/>
                <w:webHidden/>
              </w:rPr>
              <w:tab/>
            </w:r>
            <w:r>
              <w:rPr>
                <w:noProof/>
                <w:webHidden/>
              </w:rPr>
              <w:fldChar w:fldCharType="begin"/>
            </w:r>
            <w:r>
              <w:rPr>
                <w:noProof/>
                <w:webHidden/>
              </w:rPr>
              <w:instrText xml:space="preserve"> PAGEREF _Toc426209704 \h </w:instrText>
            </w:r>
          </w:ins>
          <w:r>
            <w:rPr>
              <w:noProof/>
              <w:webHidden/>
            </w:rPr>
          </w:r>
          <w:r>
            <w:rPr>
              <w:noProof/>
              <w:webHidden/>
            </w:rPr>
            <w:fldChar w:fldCharType="separate"/>
          </w:r>
          <w:ins w:id="17" w:author="Matty Kadosh" w:date="2015-08-01T16:26:00Z">
            <w:r>
              <w:rPr>
                <w:noProof/>
                <w:webHidden/>
              </w:rPr>
              <w:t>1</w:t>
            </w:r>
            <w:r>
              <w:rPr>
                <w:noProof/>
                <w:webHidden/>
              </w:rPr>
              <w:fldChar w:fldCharType="end"/>
            </w:r>
            <w:r w:rsidRPr="009179F1">
              <w:rPr>
                <w:rStyle w:val="Hyperlink"/>
                <w:noProof/>
              </w:rPr>
              <w:fldChar w:fldCharType="end"/>
            </w:r>
          </w:ins>
        </w:p>
        <w:p w:rsidR="00513EBA" w:rsidRDefault="00513EBA">
          <w:pPr>
            <w:pStyle w:val="TOC2"/>
            <w:tabs>
              <w:tab w:val="left" w:pos="880"/>
              <w:tab w:val="right" w:leader="dot" w:pos="9350"/>
            </w:tabs>
            <w:rPr>
              <w:ins w:id="18" w:author="Matty Kadosh" w:date="2015-08-01T16:26:00Z"/>
              <w:rFonts w:eastAsiaTheme="minorEastAsia"/>
              <w:noProof/>
              <w:lang w:bidi="he-IL"/>
            </w:rPr>
          </w:pPr>
          <w:ins w:id="19"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"_Toc426209705"</w:instrText>
            </w:r>
            <w:r w:rsidRPr="009179F1">
              <w:rPr>
                <w:rStyle w:val="Hyperlink"/>
                <w:noProof/>
              </w:rPr>
              <w:instrText xml:space="preserve"> </w:instrText>
            </w:r>
            <w:r w:rsidRPr="009179F1">
              <w:rPr>
                <w:rStyle w:val="Hyperlink"/>
                <w:noProof/>
              </w:rPr>
              <w:fldChar w:fldCharType="separate"/>
            </w:r>
            <w:r w:rsidRPr="009179F1">
              <w:rPr>
                <w:rStyle w:val="Hyperlink"/>
                <w:noProof/>
              </w:rPr>
              <w:t>1.2</w:t>
            </w:r>
            <w:r>
              <w:rPr>
                <w:rFonts w:eastAsiaTheme="minorEastAsia"/>
                <w:noProof/>
                <w:lang w:bidi="he-IL"/>
              </w:rPr>
              <w:tab/>
            </w:r>
            <w:r w:rsidRPr="009179F1">
              <w:rPr>
                <w:rStyle w:val="Hyperlink"/>
                <w:noProof/>
              </w:rPr>
              <w:t>IPinIP tunnel</w:t>
            </w:r>
            <w:r>
              <w:rPr>
                <w:noProof/>
                <w:webHidden/>
              </w:rPr>
              <w:tab/>
            </w:r>
            <w:r>
              <w:rPr>
                <w:noProof/>
                <w:webHidden/>
              </w:rPr>
              <w:fldChar w:fldCharType="begin"/>
            </w:r>
            <w:r>
              <w:rPr>
                <w:noProof/>
                <w:webHidden/>
              </w:rPr>
              <w:instrText xml:space="preserve"> PAGEREF _Toc426209705 \h </w:instrText>
            </w:r>
          </w:ins>
          <w:r>
            <w:rPr>
              <w:noProof/>
              <w:webHidden/>
            </w:rPr>
          </w:r>
          <w:r>
            <w:rPr>
              <w:noProof/>
              <w:webHidden/>
            </w:rPr>
            <w:fldChar w:fldCharType="separate"/>
          </w:r>
          <w:ins w:id="20" w:author="Matty Kadosh" w:date="2015-08-01T16:26:00Z">
            <w:r>
              <w:rPr>
                <w:noProof/>
                <w:webHidden/>
              </w:rPr>
              <w:t>1</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21" w:author="Matty Kadosh" w:date="2015-08-01T16:26:00Z"/>
              <w:rFonts w:eastAsiaTheme="minorEastAsia"/>
              <w:noProof/>
              <w:lang w:bidi="he-IL"/>
            </w:rPr>
          </w:pPr>
          <w:ins w:id="22"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"_Toc426209706"</w:instrText>
            </w:r>
            <w:r w:rsidRPr="009179F1">
              <w:rPr>
                <w:rStyle w:val="Hyperlink"/>
                <w:noProof/>
              </w:rPr>
              <w:instrText xml:space="preserve"> </w:instrText>
            </w:r>
            <w:r w:rsidRPr="009179F1">
              <w:rPr>
                <w:rStyle w:val="Hyperlink"/>
                <w:noProof/>
              </w:rPr>
              <w:fldChar w:fldCharType="separate"/>
            </w:r>
            <w:r w:rsidRPr="009179F1">
              <w:rPr>
                <w:rStyle w:val="Hyperlink"/>
                <w:noProof/>
              </w:rPr>
              <w:t>1.2.1</w:t>
            </w:r>
            <w:r>
              <w:rPr>
                <w:rFonts w:eastAsiaTheme="minorEastAsia"/>
                <w:noProof/>
                <w:lang w:bidi="he-IL"/>
              </w:rPr>
              <w:tab/>
            </w:r>
            <w:r w:rsidRPr="009179F1">
              <w:rPr>
                <w:rStyle w:val="Hyperlink"/>
                <w:noProof/>
              </w:rPr>
              <w:t>IPinIP  encap</w:t>
            </w:r>
            <w:r>
              <w:rPr>
                <w:noProof/>
                <w:webHidden/>
              </w:rPr>
              <w:tab/>
            </w:r>
            <w:r>
              <w:rPr>
                <w:noProof/>
                <w:webHidden/>
              </w:rPr>
              <w:fldChar w:fldCharType="begin"/>
            </w:r>
            <w:r>
              <w:rPr>
                <w:noProof/>
                <w:webHidden/>
              </w:rPr>
              <w:instrText xml:space="preserve"> PAGEREF _Toc426209706 \h </w:instrText>
            </w:r>
          </w:ins>
          <w:r>
            <w:rPr>
              <w:noProof/>
              <w:webHidden/>
            </w:rPr>
          </w:r>
          <w:r>
            <w:rPr>
              <w:noProof/>
              <w:webHidden/>
            </w:rPr>
            <w:fldChar w:fldCharType="separate"/>
          </w:r>
          <w:ins w:id="23" w:author="Matty Kadosh" w:date="2015-08-01T16:26:00Z">
            <w:r>
              <w:rPr>
                <w:noProof/>
                <w:webHidden/>
              </w:rPr>
              <w:t>1</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24" w:author="Matty Kadosh" w:date="2015-08-01T16:26:00Z"/>
              <w:rFonts w:eastAsiaTheme="minorEastAsia"/>
              <w:noProof/>
              <w:lang w:bidi="he-IL"/>
            </w:rPr>
          </w:pPr>
          <w:ins w:id="25"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"_Toc426209707"</w:instrText>
            </w:r>
            <w:r w:rsidRPr="009179F1">
              <w:rPr>
                <w:rStyle w:val="Hyperlink"/>
                <w:noProof/>
              </w:rPr>
              <w:instrText xml:space="preserve"> </w:instrText>
            </w:r>
            <w:r w:rsidRPr="009179F1">
              <w:rPr>
                <w:rStyle w:val="Hyperlink"/>
                <w:noProof/>
              </w:rPr>
              <w:fldChar w:fldCharType="separate"/>
            </w:r>
            <w:r w:rsidRPr="009179F1">
              <w:rPr>
                <w:rStyle w:val="Hyperlink"/>
                <w:noProof/>
              </w:rPr>
              <w:t>1.2.2</w:t>
            </w:r>
            <w:r>
              <w:rPr>
                <w:rFonts w:eastAsiaTheme="minorEastAsia"/>
                <w:noProof/>
                <w:lang w:bidi="he-IL"/>
              </w:rPr>
              <w:tab/>
            </w:r>
            <w:r w:rsidRPr="009179F1">
              <w:rPr>
                <w:rStyle w:val="Hyperlink"/>
                <w:noProof/>
              </w:rPr>
              <w:t>IPinIP  decap</w:t>
            </w:r>
            <w:r>
              <w:rPr>
                <w:noProof/>
                <w:webHidden/>
              </w:rPr>
              <w:tab/>
            </w:r>
            <w:r>
              <w:rPr>
                <w:noProof/>
                <w:webHidden/>
              </w:rPr>
              <w:fldChar w:fldCharType="begin"/>
            </w:r>
            <w:r>
              <w:rPr>
                <w:noProof/>
                <w:webHidden/>
              </w:rPr>
              <w:instrText xml:space="preserve"> PAGEREF _Toc426209707 \h </w:instrText>
            </w:r>
          </w:ins>
          <w:r>
            <w:rPr>
              <w:noProof/>
              <w:webHidden/>
            </w:rPr>
          </w:r>
          <w:r>
            <w:rPr>
              <w:noProof/>
              <w:webHidden/>
            </w:rPr>
            <w:fldChar w:fldCharType="separate"/>
          </w:r>
          <w:ins w:id="26" w:author="Matty Kadosh" w:date="2015-08-01T16:26:00Z">
            <w:r>
              <w:rPr>
                <w:noProof/>
                <w:webHidden/>
              </w:rPr>
              <w:t>2</w:t>
            </w:r>
            <w:r>
              <w:rPr>
                <w:noProof/>
                <w:webHidden/>
              </w:rPr>
              <w:fldChar w:fldCharType="end"/>
            </w:r>
            <w:r w:rsidRPr="009179F1">
              <w:rPr>
                <w:rStyle w:val="Hyperlink"/>
                <w:noProof/>
              </w:rPr>
              <w:fldChar w:fldCharType="end"/>
            </w:r>
          </w:ins>
        </w:p>
        <w:p w:rsidR="00513EBA" w:rsidRDefault="00513EBA">
          <w:pPr>
            <w:pStyle w:val="TOC2"/>
            <w:tabs>
              <w:tab w:val="left" w:pos="880"/>
              <w:tab w:val="right" w:leader="dot" w:pos="9350"/>
            </w:tabs>
            <w:rPr>
              <w:ins w:id="27" w:author="Matty Kadosh" w:date="2015-08-01T16:26:00Z"/>
              <w:rFonts w:eastAsiaTheme="minorEastAsia"/>
              <w:noProof/>
              <w:lang w:bidi="he-IL"/>
            </w:rPr>
          </w:pPr>
          <w:ins w:id="28"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"_Toc426209708"</w:instrText>
            </w:r>
            <w:r w:rsidRPr="009179F1">
              <w:rPr>
                <w:rStyle w:val="Hyperlink"/>
                <w:noProof/>
              </w:rPr>
              <w:instrText xml:space="preserve"> </w:instrText>
            </w:r>
            <w:r w:rsidRPr="009179F1">
              <w:rPr>
                <w:rStyle w:val="Hyperlink"/>
                <w:noProof/>
              </w:rPr>
              <w:fldChar w:fldCharType="separate"/>
            </w:r>
            <w:r w:rsidRPr="009179F1">
              <w:rPr>
                <w:rStyle w:val="Hyperlink"/>
                <w:noProof/>
              </w:rPr>
              <w:t>1.3</w:t>
            </w:r>
            <w:r>
              <w:rPr>
                <w:rFonts w:eastAsiaTheme="minorEastAsia"/>
                <w:noProof/>
                <w:lang w:bidi="he-IL"/>
              </w:rPr>
              <w:tab/>
            </w:r>
            <w:r w:rsidRPr="009179F1">
              <w:rPr>
                <w:rStyle w:val="Hyperlink"/>
                <w:noProof/>
              </w:rPr>
              <w:t>Vxlan tunnel</w:t>
            </w:r>
            <w:r>
              <w:rPr>
                <w:noProof/>
                <w:webHidden/>
              </w:rPr>
              <w:tab/>
            </w:r>
            <w:r>
              <w:rPr>
                <w:noProof/>
                <w:webHidden/>
              </w:rPr>
              <w:fldChar w:fldCharType="begin"/>
            </w:r>
            <w:r>
              <w:rPr>
                <w:noProof/>
                <w:webHidden/>
              </w:rPr>
              <w:instrText xml:space="preserve"> PAGEREF _Toc426209708 \h </w:instrText>
            </w:r>
          </w:ins>
          <w:r>
            <w:rPr>
              <w:noProof/>
              <w:webHidden/>
            </w:rPr>
          </w:r>
          <w:r>
            <w:rPr>
              <w:noProof/>
              <w:webHidden/>
            </w:rPr>
            <w:fldChar w:fldCharType="separate"/>
          </w:r>
          <w:ins w:id="29" w:author="Matty Kadosh" w:date="2015-08-01T16:26:00Z">
            <w:r>
              <w:rPr>
                <w:noProof/>
                <w:webHidden/>
              </w:rPr>
              <w:t>2</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30" w:author="Matty Kadosh" w:date="2015-08-01T16:26:00Z"/>
              <w:rFonts w:eastAsiaTheme="minorEastAsia"/>
              <w:noProof/>
              <w:lang w:bidi="he-IL"/>
            </w:rPr>
          </w:pPr>
          <w:ins w:id="31"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"_Toc426209709"</w:instrText>
            </w:r>
            <w:r w:rsidRPr="009179F1">
              <w:rPr>
                <w:rStyle w:val="Hyperlink"/>
                <w:noProof/>
              </w:rPr>
              <w:instrText xml:space="preserve"> </w:instrText>
            </w:r>
            <w:r w:rsidRPr="009179F1">
              <w:rPr>
                <w:rStyle w:val="Hyperlink"/>
                <w:noProof/>
              </w:rPr>
              <w:fldChar w:fldCharType="separate"/>
            </w:r>
            <w:r w:rsidRPr="009179F1">
              <w:rPr>
                <w:rStyle w:val="Hyperlink"/>
                <w:noProof/>
              </w:rPr>
              <w:t>1.3.1</w:t>
            </w:r>
            <w:r>
              <w:rPr>
                <w:rFonts w:eastAsiaTheme="minorEastAsia"/>
                <w:noProof/>
                <w:lang w:bidi="he-IL"/>
              </w:rPr>
              <w:tab/>
            </w:r>
            <w:r w:rsidRPr="009179F1">
              <w:rPr>
                <w:rStyle w:val="Hyperlink"/>
                <w:noProof/>
              </w:rPr>
              <w:t>Vxlan  encap</w:t>
            </w:r>
            <w:r>
              <w:rPr>
                <w:noProof/>
                <w:webHidden/>
              </w:rPr>
              <w:tab/>
            </w:r>
            <w:r>
              <w:rPr>
                <w:noProof/>
                <w:webHidden/>
              </w:rPr>
              <w:fldChar w:fldCharType="begin"/>
            </w:r>
            <w:r>
              <w:rPr>
                <w:noProof/>
                <w:webHidden/>
              </w:rPr>
              <w:instrText xml:space="preserve"> PAGEREF _Toc426209709 \h </w:instrText>
            </w:r>
          </w:ins>
          <w:r>
            <w:rPr>
              <w:noProof/>
              <w:webHidden/>
            </w:rPr>
          </w:r>
          <w:r>
            <w:rPr>
              <w:noProof/>
              <w:webHidden/>
            </w:rPr>
            <w:fldChar w:fldCharType="separate"/>
          </w:r>
          <w:ins w:id="32" w:author="Matty Kadosh" w:date="2015-08-01T16:26:00Z">
            <w:r>
              <w:rPr>
                <w:noProof/>
                <w:webHidden/>
              </w:rPr>
              <w:t>2</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33" w:author="Matty Kadosh" w:date="2015-08-01T16:26:00Z"/>
              <w:rFonts w:eastAsiaTheme="minorEastAsia"/>
              <w:noProof/>
              <w:lang w:bidi="he-IL"/>
            </w:rPr>
          </w:pPr>
          <w:ins w:id="34"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"_Toc426209710"</w:instrText>
            </w:r>
            <w:r w:rsidRPr="009179F1">
              <w:rPr>
                <w:rStyle w:val="Hyperlink"/>
                <w:noProof/>
              </w:rPr>
              <w:instrText xml:space="preserve"> </w:instrText>
            </w:r>
            <w:r w:rsidRPr="009179F1">
              <w:rPr>
                <w:rStyle w:val="Hyperlink"/>
                <w:noProof/>
              </w:rPr>
              <w:fldChar w:fldCharType="separate"/>
            </w:r>
            <w:r w:rsidRPr="009179F1">
              <w:rPr>
                <w:rStyle w:val="Hyperlink"/>
                <w:noProof/>
              </w:rPr>
              <w:t>1.3.2</w:t>
            </w:r>
            <w:r>
              <w:rPr>
                <w:rFonts w:eastAsiaTheme="minorEastAsia"/>
                <w:noProof/>
                <w:lang w:bidi="he-IL"/>
              </w:rPr>
              <w:tab/>
            </w:r>
            <w:r w:rsidRPr="009179F1">
              <w:rPr>
                <w:rStyle w:val="Hyperlink"/>
                <w:noProof/>
              </w:rPr>
              <w:t>Vxlan  decap</w:t>
            </w:r>
            <w:r>
              <w:rPr>
                <w:noProof/>
                <w:webHidden/>
              </w:rPr>
              <w:tab/>
            </w:r>
            <w:r>
              <w:rPr>
                <w:noProof/>
                <w:webHidden/>
              </w:rPr>
              <w:fldChar w:fldCharType="begin"/>
            </w:r>
            <w:r>
              <w:rPr>
                <w:noProof/>
                <w:webHidden/>
              </w:rPr>
              <w:instrText xml:space="preserve"> PAGEREF _Toc426209710 \h </w:instrText>
            </w:r>
          </w:ins>
          <w:r>
            <w:rPr>
              <w:noProof/>
              <w:webHidden/>
            </w:rPr>
          </w:r>
          <w:r>
            <w:rPr>
              <w:noProof/>
              <w:webHidden/>
            </w:rPr>
            <w:fldChar w:fldCharType="separate"/>
          </w:r>
          <w:ins w:id="35" w:author="Matty Kadosh" w:date="2015-08-01T16:26:00Z">
            <w:r>
              <w:rPr>
                <w:noProof/>
                <w:webHidden/>
              </w:rPr>
              <w:t>3</w:t>
            </w:r>
            <w:r>
              <w:rPr>
                <w:noProof/>
                <w:webHidden/>
              </w:rPr>
              <w:fldChar w:fldCharType="end"/>
            </w:r>
            <w:r w:rsidRPr="009179F1">
              <w:rPr>
                <w:rStyle w:val="Hyperlink"/>
                <w:noProof/>
              </w:rPr>
              <w:fldChar w:fldCharType="end"/>
            </w:r>
          </w:ins>
        </w:p>
        <w:p w:rsidR="00513EBA" w:rsidRDefault="00513EBA">
          <w:pPr>
            <w:pStyle w:val="TOC2"/>
            <w:tabs>
              <w:tab w:val="left" w:pos="880"/>
              <w:tab w:val="right" w:leader="dot" w:pos="9350"/>
            </w:tabs>
            <w:rPr>
              <w:ins w:id="36" w:author="Matty Kadosh" w:date="2015-08-01T16:26:00Z"/>
              <w:rFonts w:eastAsiaTheme="minorEastAsia"/>
              <w:noProof/>
              <w:lang w:bidi="he-IL"/>
            </w:rPr>
          </w:pPr>
          <w:ins w:id="37"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"_Toc426209711"</w:instrText>
            </w:r>
            <w:r w:rsidRPr="009179F1">
              <w:rPr>
                <w:rStyle w:val="Hyperlink"/>
                <w:noProof/>
              </w:rPr>
              <w:instrText xml:space="preserve"> </w:instrText>
            </w:r>
            <w:r w:rsidRPr="009179F1">
              <w:rPr>
                <w:rStyle w:val="Hyperlink"/>
                <w:noProof/>
              </w:rPr>
              <w:fldChar w:fldCharType="separate"/>
            </w:r>
            <w:r w:rsidRPr="009179F1">
              <w:rPr>
                <w:rStyle w:val="Hyperlink"/>
                <w:noProof/>
              </w:rPr>
              <w:t>1.4</w:t>
            </w:r>
            <w:r>
              <w:rPr>
                <w:rFonts w:eastAsiaTheme="minorEastAsia"/>
                <w:noProof/>
                <w:lang w:bidi="he-IL"/>
              </w:rPr>
              <w:tab/>
            </w:r>
            <w:r w:rsidRPr="009179F1">
              <w:rPr>
                <w:rStyle w:val="Hyperlink"/>
                <w:noProof/>
              </w:rPr>
              <w:t>MPLS tunnel</w:t>
            </w:r>
            <w:r>
              <w:rPr>
                <w:noProof/>
                <w:webHidden/>
              </w:rPr>
              <w:tab/>
            </w:r>
            <w:r>
              <w:rPr>
                <w:noProof/>
                <w:webHidden/>
              </w:rPr>
              <w:fldChar w:fldCharType="begin"/>
            </w:r>
            <w:r>
              <w:rPr>
                <w:noProof/>
                <w:webHidden/>
              </w:rPr>
              <w:instrText xml:space="preserve"> PAGEREF _Toc426209711 \h </w:instrText>
            </w:r>
          </w:ins>
          <w:r>
            <w:rPr>
              <w:noProof/>
              <w:webHidden/>
            </w:rPr>
          </w:r>
          <w:r>
            <w:rPr>
              <w:noProof/>
              <w:webHidden/>
            </w:rPr>
            <w:fldChar w:fldCharType="separate"/>
          </w:r>
          <w:ins w:id="38" w:author="Matty Kadosh" w:date="2015-08-01T16:26:00Z">
            <w:r>
              <w:rPr>
                <w:noProof/>
                <w:webHidden/>
              </w:rPr>
              <w:t>3</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39" w:author="Matty Kadosh" w:date="2015-08-01T16:26:00Z"/>
              <w:rFonts w:eastAsiaTheme="minorEastAsia"/>
              <w:noProof/>
              <w:lang w:bidi="he-IL"/>
            </w:rPr>
          </w:pPr>
          <w:ins w:id="40"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"_Toc426209712"</w:instrText>
            </w:r>
            <w:r w:rsidRPr="009179F1">
              <w:rPr>
                <w:rStyle w:val="Hyperlink"/>
                <w:noProof/>
              </w:rPr>
              <w:instrText xml:space="preserve"> </w:instrText>
            </w:r>
            <w:r w:rsidRPr="009179F1">
              <w:rPr>
                <w:rStyle w:val="Hyperlink"/>
                <w:noProof/>
              </w:rPr>
              <w:fldChar w:fldCharType="separate"/>
            </w:r>
            <w:r w:rsidRPr="009179F1">
              <w:rPr>
                <w:rStyle w:val="Hyperlink"/>
                <w:noProof/>
              </w:rPr>
              <w:t>1.4.1</w:t>
            </w:r>
            <w:r>
              <w:rPr>
                <w:rFonts w:eastAsiaTheme="minorEastAsia"/>
                <w:noProof/>
                <w:lang w:bidi="he-IL"/>
              </w:rPr>
              <w:tab/>
            </w:r>
            <w:r w:rsidRPr="009179F1">
              <w:rPr>
                <w:rStyle w:val="Hyperlink"/>
                <w:noProof/>
              </w:rPr>
              <w:t>Ingres LER (MPLS encap)</w:t>
            </w:r>
            <w:r>
              <w:rPr>
                <w:noProof/>
                <w:webHidden/>
              </w:rPr>
              <w:tab/>
            </w:r>
            <w:r>
              <w:rPr>
                <w:noProof/>
                <w:webHidden/>
              </w:rPr>
              <w:fldChar w:fldCharType="begin"/>
            </w:r>
            <w:r>
              <w:rPr>
                <w:noProof/>
                <w:webHidden/>
              </w:rPr>
              <w:instrText xml:space="preserve"> PAGEREF _Toc426209712 \h </w:instrText>
            </w:r>
          </w:ins>
          <w:r>
            <w:rPr>
              <w:noProof/>
              <w:webHidden/>
            </w:rPr>
          </w:r>
          <w:r>
            <w:rPr>
              <w:noProof/>
              <w:webHidden/>
            </w:rPr>
            <w:fldChar w:fldCharType="separate"/>
          </w:r>
          <w:ins w:id="41" w:author="Matty Kadosh" w:date="2015-08-01T16:26:00Z">
            <w:r>
              <w:rPr>
                <w:noProof/>
                <w:webHidden/>
              </w:rPr>
              <w:t>3</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42" w:author="Matty Kadosh" w:date="2015-08-01T16:26:00Z"/>
              <w:rFonts w:eastAsiaTheme="minorEastAsia"/>
              <w:noProof/>
              <w:lang w:bidi="he-IL"/>
            </w:rPr>
          </w:pPr>
          <w:ins w:id="4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"_Toc426209713"</w:instrText>
            </w:r>
            <w:r w:rsidRPr="009179F1">
              <w:rPr>
                <w:rStyle w:val="Hyperlink"/>
                <w:noProof/>
              </w:rPr>
              <w:instrText xml:space="preserve"> </w:instrText>
            </w:r>
            <w:r w:rsidRPr="009179F1">
              <w:rPr>
                <w:rStyle w:val="Hyperlink"/>
                <w:noProof/>
              </w:rPr>
              <w:fldChar w:fldCharType="separate"/>
            </w:r>
            <w:r w:rsidRPr="009179F1">
              <w:rPr>
                <w:rStyle w:val="Hyperlink"/>
                <w:noProof/>
              </w:rPr>
              <w:t>1.4.2</w:t>
            </w:r>
            <w:r>
              <w:rPr>
                <w:rFonts w:eastAsiaTheme="minorEastAsia"/>
                <w:noProof/>
                <w:lang w:bidi="he-IL"/>
              </w:rPr>
              <w:tab/>
            </w:r>
            <w:r w:rsidRPr="009179F1">
              <w:rPr>
                <w:rStyle w:val="Hyperlink"/>
                <w:noProof/>
              </w:rPr>
              <w:t>LSR enacp</w:t>
            </w:r>
            <w:r>
              <w:rPr>
                <w:noProof/>
                <w:webHidden/>
              </w:rPr>
              <w:tab/>
            </w:r>
            <w:r>
              <w:rPr>
                <w:noProof/>
                <w:webHidden/>
              </w:rPr>
              <w:fldChar w:fldCharType="begin"/>
            </w:r>
            <w:r>
              <w:rPr>
                <w:noProof/>
                <w:webHidden/>
              </w:rPr>
              <w:instrText xml:space="preserve"> PAGEREF _Toc426209713 \h </w:instrText>
            </w:r>
          </w:ins>
          <w:r>
            <w:rPr>
              <w:noProof/>
              <w:webHidden/>
            </w:rPr>
          </w:r>
          <w:r>
            <w:rPr>
              <w:noProof/>
              <w:webHidden/>
            </w:rPr>
            <w:fldChar w:fldCharType="separate"/>
          </w:r>
          <w:ins w:id="44" w:author="Matty Kadosh" w:date="2015-08-01T16:26:00Z">
            <w:r>
              <w:rPr>
                <w:noProof/>
                <w:webHidden/>
              </w:rPr>
              <w:t>4</w:t>
            </w:r>
            <w:r>
              <w:rPr>
                <w:noProof/>
                <w:webHidden/>
              </w:rPr>
              <w:fldChar w:fldCharType="end"/>
            </w:r>
            <w:r w:rsidRPr="009179F1">
              <w:rPr>
                <w:rStyle w:val="Hyperlink"/>
                <w:noProof/>
              </w:rPr>
              <w:fldChar w:fldCharType="end"/>
            </w:r>
          </w:ins>
        </w:p>
        <w:p w:rsidR="00513EBA" w:rsidRDefault="00513EBA">
          <w:pPr>
            <w:pStyle w:val="TOC3"/>
            <w:tabs>
              <w:tab w:val="left" w:pos="1320"/>
              <w:tab w:val="right" w:leader="dot" w:pos="9350"/>
            </w:tabs>
            <w:rPr>
              <w:ins w:id="45" w:author="Matty Kadosh" w:date="2015-08-01T16:26:00Z"/>
              <w:rFonts w:eastAsiaTheme="minorEastAsia"/>
              <w:noProof/>
              <w:lang w:bidi="he-IL"/>
            </w:rPr>
          </w:pPr>
          <w:ins w:id="4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"_Toc426209714"</w:instrText>
            </w:r>
            <w:r w:rsidRPr="009179F1">
              <w:rPr>
                <w:rStyle w:val="Hyperlink"/>
                <w:noProof/>
              </w:rPr>
              <w:instrText xml:space="preserve"> </w:instrText>
            </w:r>
            <w:r w:rsidRPr="009179F1">
              <w:rPr>
                <w:rStyle w:val="Hyperlink"/>
                <w:noProof/>
              </w:rPr>
              <w:fldChar w:fldCharType="separate"/>
            </w:r>
            <w:r w:rsidRPr="009179F1">
              <w:rPr>
                <w:rStyle w:val="Hyperlink"/>
                <w:noProof/>
              </w:rPr>
              <w:t>1.4.3</w:t>
            </w:r>
            <w:r>
              <w:rPr>
                <w:rFonts w:eastAsiaTheme="minorEastAsia"/>
                <w:noProof/>
                <w:lang w:bidi="he-IL"/>
              </w:rPr>
              <w:tab/>
            </w:r>
            <w:r w:rsidRPr="009179F1">
              <w:rPr>
                <w:rStyle w:val="Hyperlink"/>
                <w:noProof/>
              </w:rPr>
              <w:t>Egress  LER (MPLS decap)</w:t>
            </w:r>
            <w:r>
              <w:rPr>
                <w:noProof/>
                <w:webHidden/>
              </w:rPr>
              <w:tab/>
            </w:r>
            <w:r>
              <w:rPr>
                <w:noProof/>
                <w:webHidden/>
              </w:rPr>
              <w:fldChar w:fldCharType="begin"/>
            </w:r>
            <w:r>
              <w:rPr>
                <w:noProof/>
                <w:webHidden/>
              </w:rPr>
              <w:instrText xml:space="preserve"> PAGEREF _Toc426209714 \h </w:instrText>
            </w:r>
          </w:ins>
          <w:r>
            <w:rPr>
              <w:noProof/>
              <w:webHidden/>
            </w:rPr>
          </w:r>
          <w:r>
            <w:rPr>
              <w:noProof/>
              <w:webHidden/>
            </w:rPr>
            <w:fldChar w:fldCharType="separate"/>
          </w:r>
          <w:ins w:id="47" w:author="Matty Kadosh" w:date="2015-08-01T16:26:00Z">
            <w:r>
              <w:rPr>
                <w:noProof/>
                <w:webHidden/>
              </w:rPr>
              <w:t>4</w:t>
            </w:r>
            <w:r>
              <w:rPr>
                <w:noProof/>
                <w:webHidden/>
              </w:rPr>
              <w:fldChar w:fldCharType="end"/>
            </w:r>
            <w:r w:rsidRPr="009179F1">
              <w:rPr>
                <w:rStyle w:val="Hyperlink"/>
                <w:noProof/>
              </w:rPr>
              <w:fldChar w:fldCharType="end"/>
            </w:r>
          </w:ins>
        </w:p>
        <w:p w:rsidR="002C0F17" w:rsidDel="00513EBA" w:rsidRDefault="002C0F17">
          <w:pPr>
            <w:pStyle w:val="TOC1"/>
            <w:tabs>
              <w:tab w:val="right" w:leader="dot" w:pos="9350"/>
            </w:tabs>
            <w:rPr>
              <w:del w:id="48" w:author="Matty Kadosh" w:date="2015-08-01T16:26:00Z"/>
              <w:rFonts w:eastAsiaTheme="minorEastAsia"/>
              <w:noProof/>
              <w:lang w:eastAsia="zh-CN"/>
            </w:rPr>
          </w:pPr>
          <w:del w:id="49" w:author="Matty Kadosh" w:date="2015-08-01T16:26:00Z">
            <w:r w:rsidRPr="00513EBA" w:rsidDel="00513EBA">
              <w:rPr>
                <w:rPrChange w:id="50" w:author="Matty Kadosh" w:date="2015-08-01T16:26:00Z">
                  <w:rPr>
                    <w:rStyle w:val="Hyperlink"/>
                    <w:noProof/>
                  </w:rPr>
                </w:rPrChange>
              </w:rPr>
              <w:delText>List of Changes</w:delText>
            </w:r>
            <w:r w:rsidDel="00513EBA">
              <w:rPr>
                <w:noProof/>
                <w:webHidden/>
              </w:rPr>
              <w:tab/>
              <w:delText>i</w:delText>
            </w:r>
          </w:del>
        </w:p>
        <w:p w:rsidR="002C0F17" w:rsidDel="00513EBA" w:rsidRDefault="002C0F17">
          <w:pPr>
            <w:pStyle w:val="TOC1"/>
            <w:tabs>
              <w:tab w:val="left" w:pos="440"/>
              <w:tab w:val="right" w:leader="dot" w:pos="9350"/>
            </w:tabs>
            <w:rPr>
              <w:del w:id="51" w:author="Matty Kadosh" w:date="2015-08-01T16:26:00Z"/>
              <w:rFonts w:eastAsiaTheme="minorEastAsia"/>
              <w:noProof/>
              <w:lang w:eastAsia="zh-CN"/>
            </w:rPr>
          </w:pPr>
          <w:del w:id="52" w:author="Matty Kadosh" w:date="2015-08-01T16:26:00Z">
            <w:r w:rsidRPr="00513EBA" w:rsidDel="00513EBA">
              <w:rPr>
                <w:rPrChange w:id="53" w:author="Matty Kadosh" w:date="2015-08-01T16:26:00Z">
                  <w:rPr>
                    <w:rStyle w:val="Hyperlink"/>
                    <w:noProof/>
                  </w:rPr>
                </w:rPrChange>
              </w:rPr>
              <w:delText>1</w:delText>
            </w:r>
            <w:r w:rsidDel="00513EBA">
              <w:rPr>
                <w:rFonts w:eastAsiaTheme="minorEastAsia"/>
                <w:noProof/>
                <w:lang w:eastAsia="zh-CN"/>
              </w:rPr>
              <w:tab/>
            </w:r>
            <w:r w:rsidRPr="00513EBA" w:rsidDel="00513EBA">
              <w:rPr>
                <w:rPrChange w:id="54" w:author="Matty Kadosh" w:date="2015-08-01T16:26:00Z">
                  <w:rPr>
                    <w:rStyle w:val="Hyperlink"/>
                    <w:noProof/>
                  </w:rPr>
                </w:rPrChange>
              </w:rPr>
              <w:delText>Overview</w:delText>
            </w:r>
            <w:r w:rsidDel="00513EBA">
              <w:rPr>
                <w:noProof/>
                <w:webHidden/>
              </w:rPr>
              <w:tab/>
              <w:delText>1</w:delText>
            </w:r>
          </w:del>
        </w:p>
        <w:p w:rsidR="002C0F17" w:rsidDel="00513EBA" w:rsidRDefault="002C0F17">
          <w:pPr>
            <w:pStyle w:val="TOC2"/>
            <w:tabs>
              <w:tab w:val="left" w:pos="880"/>
              <w:tab w:val="right" w:leader="dot" w:pos="9350"/>
            </w:tabs>
            <w:rPr>
              <w:del w:id="55" w:author="Matty Kadosh" w:date="2015-08-01T16:26:00Z"/>
              <w:rFonts w:eastAsiaTheme="minorEastAsia"/>
              <w:noProof/>
              <w:lang w:eastAsia="zh-CN"/>
            </w:rPr>
          </w:pPr>
          <w:del w:id="56" w:author="Matty Kadosh" w:date="2015-08-01T16:26:00Z">
            <w:r w:rsidRPr="00513EBA" w:rsidDel="00513EBA">
              <w:rPr>
                <w:rPrChange w:id="57" w:author="Matty Kadosh" w:date="2015-08-01T16:26:00Z">
                  <w:rPr>
                    <w:rStyle w:val="Hyperlink"/>
                    <w:noProof/>
                  </w:rPr>
                </w:rPrChange>
              </w:rPr>
              <w:delText>1.1</w:delText>
            </w:r>
            <w:r w:rsidDel="00513EBA">
              <w:rPr>
                <w:rFonts w:eastAsiaTheme="minorEastAsia"/>
                <w:noProof/>
                <w:lang w:eastAsia="zh-CN"/>
              </w:rPr>
              <w:tab/>
            </w:r>
            <w:r w:rsidRPr="00513EBA" w:rsidDel="00513EBA">
              <w:rPr>
                <w:rPrChange w:id="58" w:author="Matty Kadosh" w:date="2015-08-01T16:26:00Z">
                  <w:rPr>
                    <w:rStyle w:val="Hyperlink"/>
                    <w:noProof/>
                  </w:rPr>
                </w:rPrChange>
              </w:rPr>
              <w:delText>Buffer pool</w:delText>
            </w:r>
            <w:r w:rsidDel="00513EBA">
              <w:rPr>
                <w:noProof/>
                <w:webHidden/>
              </w:rPr>
              <w:tab/>
              <w:delText>1</w:delText>
            </w:r>
          </w:del>
        </w:p>
        <w:p w:rsidR="002C0F17" w:rsidDel="00513EBA" w:rsidRDefault="002C0F17">
          <w:pPr>
            <w:pStyle w:val="TOC2"/>
            <w:tabs>
              <w:tab w:val="left" w:pos="880"/>
              <w:tab w:val="right" w:leader="dot" w:pos="9350"/>
            </w:tabs>
            <w:rPr>
              <w:del w:id="59" w:author="Matty Kadosh" w:date="2015-08-01T16:26:00Z"/>
              <w:rFonts w:eastAsiaTheme="minorEastAsia"/>
              <w:noProof/>
              <w:lang w:eastAsia="zh-CN"/>
            </w:rPr>
          </w:pPr>
          <w:del w:id="60" w:author="Matty Kadosh" w:date="2015-08-01T16:26:00Z">
            <w:r w:rsidRPr="00513EBA" w:rsidDel="00513EBA">
              <w:rPr>
                <w:rPrChange w:id="61" w:author="Matty Kadosh" w:date="2015-08-01T16:26:00Z">
                  <w:rPr>
                    <w:rStyle w:val="Hyperlink"/>
                    <w:noProof/>
                  </w:rPr>
                </w:rPrChange>
              </w:rPr>
              <w:delText>1.2</w:delText>
            </w:r>
            <w:r w:rsidDel="00513EBA">
              <w:rPr>
                <w:rFonts w:eastAsiaTheme="minorEastAsia"/>
                <w:noProof/>
                <w:lang w:eastAsia="zh-CN"/>
              </w:rPr>
              <w:tab/>
            </w:r>
            <w:r w:rsidRPr="00513EBA" w:rsidDel="00513EBA">
              <w:rPr>
                <w:rPrChange w:id="62" w:author="Matty Kadosh" w:date="2015-08-01T16:26:00Z">
                  <w:rPr>
                    <w:rStyle w:val="Hyperlink"/>
                    <w:noProof/>
                  </w:rPr>
                </w:rPrChange>
              </w:rPr>
              <w:delText>Ingress/Egress buffer allocation model</w:delText>
            </w:r>
            <w:r w:rsidDel="00513EBA">
              <w:rPr>
                <w:noProof/>
                <w:webHidden/>
              </w:rPr>
              <w:tab/>
              <w:delText>1</w:delText>
            </w:r>
          </w:del>
        </w:p>
        <w:p w:rsidR="002C0F17" w:rsidDel="00513EBA" w:rsidRDefault="002C0F17">
          <w:pPr>
            <w:pStyle w:val="TOC3"/>
            <w:tabs>
              <w:tab w:val="left" w:pos="1320"/>
              <w:tab w:val="right" w:leader="dot" w:pos="9350"/>
            </w:tabs>
            <w:rPr>
              <w:del w:id="63" w:author="Matty Kadosh" w:date="2015-08-01T16:26:00Z"/>
              <w:rFonts w:eastAsiaTheme="minorEastAsia"/>
              <w:noProof/>
              <w:lang w:eastAsia="zh-CN"/>
            </w:rPr>
          </w:pPr>
          <w:del w:id="64" w:author="Matty Kadosh" w:date="2015-08-01T16:26:00Z">
            <w:r w:rsidRPr="00513EBA" w:rsidDel="00513EBA">
              <w:rPr>
                <w:rPrChange w:id="65" w:author="Matty Kadosh" w:date="2015-08-01T16:26:00Z">
                  <w:rPr>
                    <w:rStyle w:val="Hyperlink"/>
                    <w:noProof/>
                  </w:rPr>
                </w:rPrChange>
              </w:rPr>
              <w:delText>1.2.1</w:delText>
            </w:r>
            <w:r w:rsidDel="00513EBA">
              <w:rPr>
                <w:rFonts w:eastAsiaTheme="minorEastAsia"/>
                <w:noProof/>
                <w:lang w:eastAsia="zh-CN"/>
              </w:rPr>
              <w:tab/>
            </w:r>
            <w:r w:rsidRPr="00513EBA" w:rsidDel="00513EBA">
              <w:rPr>
                <w:rPrChange w:id="66" w:author="Matty Kadosh" w:date="2015-08-01T16:26:00Z">
                  <w:rPr>
                    <w:rStyle w:val="Hyperlink"/>
                    <w:noProof/>
                  </w:rPr>
                </w:rPrChange>
              </w:rPr>
              <w:delText>Ingress pipe</w:delText>
            </w:r>
            <w:r w:rsidDel="00513EBA">
              <w:rPr>
                <w:noProof/>
                <w:webHidden/>
              </w:rPr>
              <w:tab/>
              <w:delText>1</w:delText>
            </w:r>
          </w:del>
        </w:p>
        <w:p w:rsidR="002C0F17" w:rsidDel="00513EBA" w:rsidRDefault="002C0F17">
          <w:pPr>
            <w:pStyle w:val="TOC3"/>
            <w:tabs>
              <w:tab w:val="left" w:pos="1320"/>
              <w:tab w:val="right" w:leader="dot" w:pos="9350"/>
            </w:tabs>
            <w:rPr>
              <w:del w:id="67" w:author="Matty Kadosh" w:date="2015-08-01T16:26:00Z"/>
              <w:rFonts w:eastAsiaTheme="minorEastAsia"/>
              <w:noProof/>
              <w:lang w:eastAsia="zh-CN"/>
            </w:rPr>
          </w:pPr>
          <w:del w:id="68" w:author="Matty Kadosh" w:date="2015-08-01T16:26:00Z">
            <w:r w:rsidRPr="00513EBA" w:rsidDel="00513EBA">
              <w:rPr>
                <w:rPrChange w:id="69" w:author="Matty Kadosh" w:date="2015-08-01T16:26:00Z">
                  <w:rPr>
                    <w:rStyle w:val="Hyperlink"/>
                    <w:noProof/>
                  </w:rPr>
                </w:rPrChange>
              </w:rPr>
              <w:delText>1.2.2</w:delText>
            </w:r>
            <w:r w:rsidDel="00513EBA">
              <w:rPr>
                <w:rFonts w:eastAsiaTheme="minorEastAsia"/>
                <w:noProof/>
                <w:lang w:eastAsia="zh-CN"/>
              </w:rPr>
              <w:tab/>
            </w:r>
            <w:r w:rsidRPr="00513EBA" w:rsidDel="00513EBA">
              <w:rPr>
                <w:rPrChange w:id="70" w:author="Matty Kadosh" w:date="2015-08-01T16:26:00Z">
                  <w:rPr>
                    <w:rStyle w:val="Hyperlink"/>
                    <w:noProof/>
                  </w:rPr>
                </w:rPrChange>
              </w:rPr>
              <w:delText>Egress pipe</w:delText>
            </w:r>
            <w:r w:rsidDel="00513EBA">
              <w:rPr>
                <w:noProof/>
                <w:webHidden/>
              </w:rPr>
              <w:tab/>
              <w:delText>1</w:delText>
            </w:r>
          </w:del>
        </w:p>
        <w:p w:rsidR="002C0F17" w:rsidDel="00513EBA" w:rsidRDefault="002C0F17">
          <w:pPr>
            <w:pStyle w:val="TOC3"/>
            <w:tabs>
              <w:tab w:val="left" w:pos="1320"/>
              <w:tab w:val="right" w:leader="dot" w:pos="9350"/>
            </w:tabs>
            <w:rPr>
              <w:del w:id="71" w:author="Matty Kadosh" w:date="2015-08-01T16:26:00Z"/>
              <w:rFonts w:eastAsiaTheme="minorEastAsia"/>
              <w:noProof/>
              <w:lang w:eastAsia="zh-CN"/>
            </w:rPr>
          </w:pPr>
          <w:del w:id="72" w:author="Matty Kadosh" w:date="2015-08-01T16:26:00Z">
            <w:r w:rsidRPr="00513EBA" w:rsidDel="00513EBA">
              <w:rPr>
                <w:rPrChange w:id="73" w:author="Matty Kadosh" w:date="2015-08-01T16:26:00Z">
                  <w:rPr>
                    <w:rStyle w:val="Hyperlink"/>
                    <w:noProof/>
                  </w:rPr>
                </w:rPrChange>
              </w:rPr>
              <w:delText>1.2.3</w:delText>
            </w:r>
            <w:r w:rsidDel="00513EBA">
              <w:rPr>
                <w:rFonts w:eastAsiaTheme="minorEastAsia"/>
                <w:noProof/>
                <w:lang w:eastAsia="zh-CN"/>
              </w:rPr>
              <w:tab/>
            </w:r>
            <w:r w:rsidRPr="00513EBA" w:rsidDel="00513EBA">
              <w:rPr>
                <w:rPrChange w:id="74" w:author="Matty Kadosh" w:date="2015-08-01T16:26:00Z">
                  <w:rPr>
                    <w:rStyle w:val="Hyperlink"/>
                    <w:noProof/>
                  </w:rPr>
                </w:rPrChange>
              </w:rPr>
              <w:delText>Ingress and egress buffer admission rule</w:delText>
            </w:r>
            <w:r w:rsidDel="00513EBA">
              <w:rPr>
                <w:noProof/>
                <w:webHidden/>
              </w:rPr>
              <w:tab/>
              <w:delText>2</w:delText>
            </w:r>
          </w:del>
        </w:p>
        <w:p w:rsidR="002C0F17" w:rsidDel="00513EBA" w:rsidRDefault="002C0F17">
          <w:pPr>
            <w:pStyle w:val="TOC3"/>
            <w:tabs>
              <w:tab w:val="left" w:pos="1320"/>
              <w:tab w:val="right" w:leader="dot" w:pos="9350"/>
            </w:tabs>
            <w:rPr>
              <w:del w:id="75" w:author="Matty Kadosh" w:date="2015-08-01T16:26:00Z"/>
              <w:rFonts w:eastAsiaTheme="minorEastAsia"/>
              <w:noProof/>
              <w:lang w:eastAsia="zh-CN"/>
            </w:rPr>
          </w:pPr>
          <w:del w:id="76" w:author="Matty Kadosh" w:date="2015-08-01T16:26:00Z">
            <w:r w:rsidRPr="00513EBA" w:rsidDel="00513EBA">
              <w:rPr>
                <w:rPrChange w:id="77" w:author="Matty Kadosh" w:date="2015-08-01T16:26:00Z">
                  <w:rPr>
                    <w:rStyle w:val="Hyperlink"/>
                    <w:noProof/>
                  </w:rPr>
                </w:rPrChange>
              </w:rPr>
              <w:delText>1.2.4</w:delText>
            </w:r>
            <w:r w:rsidDel="00513EBA">
              <w:rPr>
                <w:rFonts w:eastAsiaTheme="minorEastAsia"/>
                <w:noProof/>
                <w:lang w:eastAsia="zh-CN"/>
              </w:rPr>
              <w:tab/>
            </w:r>
            <w:r w:rsidRPr="00513EBA" w:rsidDel="00513EBA">
              <w:rPr>
                <w:rPrChange w:id="78" w:author="Matty Kadosh" w:date="2015-08-01T16:26:00Z">
                  <w:rPr>
                    <w:rStyle w:val="Hyperlink"/>
                    <w:noProof/>
                  </w:rPr>
                </w:rPrChange>
              </w:rPr>
              <w:delText>XON/XOFF Frame generation model</w:delText>
            </w:r>
            <w:r w:rsidDel="00513EBA">
              <w:rPr>
                <w:noProof/>
                <w:webHidden/>
              </w:rPr>
              <w:tab/>
              <w:delText>3</w:delText>
            </w:r>
          </w:del>
        </w:p>
        <w:p w:rsidR="002C0F17" w:rsidDel="00513EBA" w:rsidRDefault="002C0F17">
          <w:pPr>
            <w:pStyle w:val="TOC1"/>
            <w:tabs>
              <w:tab w:val="left" w:pos="440"/>
              <w:tab w:val="right" w:leader="dot" w:pos="9350"/>
            </w:tabs>
            <w:rPr>
              <w:del w:id="79" w:author="Matty Kadosh" w:date="2015-08-01T16:26:00Z"/>
              <w:rFonts w:eastAsiaTheme="minorEastAsia"/>
              <w:noProof/>
              <w:lang w:eastAsia="zh-CN"/>
            </w:rPr>
          </w:pPr>
          <w:del w:id="80" w:author="Matty Kadosh" w:date="2015-08-01T16:26:00Z">
            <w:r w:rsidRPr="00513EBA" w:rsidDel="00513EBA">
              <w:rPr>
                <w:rPrChange w:id="81" w:author="Matty Kadosh" w:date="2015-08-01T16:26:00Z">
                  <w:rPr>
                    <w:rStyle w:val="Hyperlink"/>
                    <w:noProof/>
                  </w:rPr>
                </w:rPrChange>
              </w:rPr>
              <w:delText>2</w:delText>
            </w:r>
            <w:r w:rsidDel="00513EBA">
              <w:rPr>
                <w:rFonts w:eastAsiaTheme="minorEastAsia"/>
                <w:noProof/>
                <w:lang w:eastAsia="zh-CN"/>
              </w:rPr>
              <w:tab/>
            </w:r>
            <w:r w:rsidRPr="00513EBA" w:rsidDel="00513EBA">
              <w:rPr>
                <w:rPrChange w:id="82" w:author="Matty Kadosh" w:date="2015-08-01T16:26:00Z">
                  <w:rPr>
                    <w:rStyle w:val="Hyperlink"/>
                    <w:noProof/>
                  </w:rPr>
                </w:rPrChange>
              </w:rPr>
              <w:delText>SAI model</w:delText>
            </w:r>
            <w:r w:rsidDel="00513EBA">
              <w:rPr>
                <w:noProof/>
                <w:webHidden/>
              </w:rPr>
              <w:tab/>
              <w:delText>3</w:delText>
            </w:r>
          </w:del>
        </w:p>
        <w:p w:rsidR="002C0F17" w:rsidDel="00513EBA" w:rsidRDefault="002C0F17">
          <w:pPr>
            <w:pStyle w:val="TOC1"/>
            <w:tabs>
              <w:tab w:val="left" w:pos="440"/>
              <w:tab w:val="right" w:leader="dot" w:pos="9350"/>
            </w:tabs>
            <w:rPr>
              <w:del w:id="83" w:author="Matty Kadosh" w:date="2015-08-01T16:26:00Z"/>
              <w:rFonts w:eastAsiaTheme="minorEastAsia"/>
              <w:noProof/>
              <w:lang w:eastAsia="zh-CN"/>
            </w:rPr>
          </w:pPr>
          <w:del w:id="84" w:author="Matty Kadosh" w:date="2015-08-01T16:26:00Z">
            <w:r w:rsidRPr="00513EBA" w:rsidDel="00513EBA">
              <w:rPr>
                <w:rPrChange w:id="85" w:author="Matty Kadosh" w:date="2015-08-01T16:26:00Z">
                  <w:rPr>
                    <w:rStyle w:val="Hyperlink"/>
                    <w:noProof/>
                  </w:rPr>
                </w:rPrChange>
              </w:rPr>
              <w:delText>3</w:delText>
            </w:r>
            <w:r w:rsidDel="00513EBA">
              <w:rPr>
                <w:rFonts w:eastAsiaTheme="minorEastAsia"/>
                <w:noProof/>
                <w:lang w:eastAsia="zh-CN"/>
              </w:rPr>
              <w:tab/>
            </w:r>
            <w:r w:rsidRPr="00513EBA" w:rsidDel="00513EBA">
              <w:rPr>
                <w:rPrChange w:id="86" w:author="Matty Kadosh" w:date="2015-08-01T16:26:00Z">
                  <w:rPr>
                    <w:rStyle w:val="Hyperlink"/>
                    <w:noProof/>
                  </w:rPr>
                </w:rPrChange>
              </w:rPr>
              <w:delText>Specification</w:delText>
            </w:r>
            <w:r w:rsidDel="00513EBA">
              <w:rPr>
                <w:noProof/>
                <w:webHidden/>
              </w:rPr>
              <w:tab/>
              <w:delText>4</w:delText>
            </w:r>
          </w:del>
        </w:p>
        <w:p w:rsidR="002C0F17" w:rsidDel="00513EBA" w:rsidRDefault="002C0F17">
          <w:pPr>
            <w:pStyle w:val="TOC2"/>
            <w:tabs>
              <w:tab w:val="left" w:pos="880"/>
              <w:tab w:val="right" w:leader="dot" w:pos="9350"/>
            </w:tabs>
            <w:rPr>
              <w:del w:id="87" w:author="Matty Kadosh" w:date="2015-08-01T16:26:00Z"/>
              <w:rFonts w:eastAsiaTheme="minorEastAsia"/>
              <w:noProof/>
              <w:lang w:eastAsia="zh-CN"/>
            </w:rPr>
          </w:pPr>
          <w:del w:id="88" w:author="Matty Kadosh" w:date="2015-08-01T16:26:00Z">
            <w:r w:rsidRPr="00513EBA" w:rsidDel="00513EBA">
              <w:rPr>
                <w:rPrChange w:id="89"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0" w:author="Matty Kadosh" w:date="2015-08-01T16:26:00Z">
                  <w:rPr>
                    <w:rStyle w:val="Hyperlink"/>
                    <w:noProof/>
                  </w:rPr>
                </w:rPrChange>
              </w:rPr>
              <w:delText>New switch attributes</w:delText>
            </w:r>
            <w:r w:rsidDel="00513EBA">
              <w:rPr>
                <w:noProof/>
                <w:webHidden/>
              </w:rPr>
              <w:tab/>
              <w:delText>4</w:delText>
            </w:r>
          </w:del>
        </w:p>
        <w:p w:rsidR="002C0F17" w:rsidDel="00513EBA" w:rsidRDefault="002C0F17">
          <w:pPr>
            <w:pStyle w:val="TOC2"/>
            <w:tabs>
              <w:tab w:val="left" w:pos="880"/>
              <w:tab w:val="right" w:leader="dot" w:pos="9350"/>
            </w:tabs>
            <w:rPr>
              <w:del w:id="91" w:author="Matty Kadosh" w:date="2015-08-01T16:26:00Z"/>
              <w:rFonts w:eastAsiaTheme="minorEastAsia"/>
              <w:noProof/>
              <w:lang w:eastAsia="zh-CN"/>
            </w:rPr>
          </w:pPr>
          <w:del w:id="92" w:author="Matty Kadosh" w:date="2015-08-01T16:26:00Z">
            <w:r w:rsidRPr="00513EBA" w:rsidDel="00513EBA">
              <w:rPr>
                <w:rPrChange w:id="93"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94" w:author="Matty Kadosh" w:date="2015-08-01T16:26:00Z">
                  <w:rPr>
                    <w:rStyle w:val="Hyperlink"/>
                    <w:noProof/>
                  </w:rPr>
                </w:rPrChange>
              </w:rPr>
              <w:delText>New port attributes</w:delText>
            </w:r>
            <w:r w:rsidDel="00513EBA">
              <w:rPr>
                <w:noProof/>
                <w:webHidden/>
              </w:rPr>
              <w:tab/>
              <w:delText>4</w:delText>
            </w:r>
          </w:del>
        </w:p>
        <w:p w:rsidR="002C0F17" w:rsidDel="00513EBA" w:rsidRDefault="002C0F17">
          <w:pPr>
            <w:pStyle w:val="TOC2"/>
            <w:tabs>
              <w:tab w:val="left" w:pos="880"/>
              <w:tab w:val="right" w:leader="dot" w:pos="9350"/>
            </w:tabs>
            <w:rPr>
              <w:del w:id="95" w:author="Matty Kadosh" w:date="2015-08-01T16:26:00Z"/>
              <w:rFonts w:eastAsiaTheme="minorEastAsia"/>
              <w:noProof/>
              <w:lang w:eastAsia="zh-CN"/>
            </w:rPr>
          </w:pPr>
          <w:del w:id="96" w:author="Matty Kadosh" w:date="2015-08-01T16:26:00Z">
            <w:r w:rsidRPr="00513EBA" w:rsidDel="00513EBA">
              <w:rPr>
                <w:rPrChange w:id="97"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8" w:author="Matty Kadosh" w:date="2015-08-01T16:26:00Z">
                  <w:rPr>
                    <w:rStyle w:val="Hyperlink"/>
                    <w:noProof/>
                  </w:rPr>
                </w:rPrChange>
              </w:rPr>
              <w:delText>Ingress priority group (PG) configuration</w:delText>
            </w:r>
            <w:r w:rsidDel="00513EBA">
              <w:rPr>
                <w:noProof/>
                <w:webHidden/>
              </w:rPr>
              <w:tab/>
              <w:delText>4</w:delText>
            </w:r>
          </w:del>
        </w:p>
        <w:p w:rsidR="002C0F17" w:rsidDel="00513EBA" w:rsidRDefault="002C0F17">
          <w:pPr>
            <w:pStyle w:val="TOC2"/>
            <w:tabs>
              <w:tab w:val="left" w:pos="880"/>
              <w:tab w:val="right" w:leader="dot" w:pos="9350"/>
            </w:tabs>
            <w:rPr>
              <w:del w:id="99" w:author="Matty Kadosh" w:date="2015-08-01T16:26:00Z"/>
              <w:rFonts w:eastAsiaTheme="minorEastAsia"/>
              <w:noProof/>
              <w:lang w:eastAsia="zh-CN"/>
            </w:rPr>
          </w:pPr>
          <w:del w:id="100" w:author="Matty Kadosh" w:date="2015-08-01T16:26:00Z">
            <w:r w:rsidRPr="00513EBA" w:rsidDel="00513EBA">
              <w:rPr>
                <w:rPrChange w:id="101"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102" w:author="Matty Kadosh" w:date="2015-08-01T16:26:00Z">
                  <w:rPr>
                    <w:rStyle w:val="Hyperlink"/>
                    <w:noProof/>
                  </w:rPr>
                </w:rPrChange>
              </w:rPr>
              <w:delText>Buffer pool configuration</w:delText>
            </w:r>
            <w:r w:rsidDel="00513EBA">
              <w:rPr>
                <w:noProof/>
                <w:webHidden/>
              </w:rPr>
              <w:tab/>
              <w:delText>5</w:delText>
            </w:r>
          </w:del>
        </w:p>
        <w:p w:rsidR="002C0F17" w:rsidDel="00513EBA" w:rsidRDefault="002C0F17">
          <w:pPr>
            <w:pStyle w:val="TOC3"/>
            <w:tabs>
              <w:tab w:val="left" w:pos="1320"/>
              <w:tab w:val="right" w:leader="dot" w:pos="9350"/>
            </w:tabs>
            <w:rPr>
              <w:del w:id="103" w:author="Matty Kadosh" w:date="2015-08-01T16:26:00Z"/>
              <w:rFonts w:eastAsiaTheme="minorEastAsia"/>
              <w:noProof/>
              <w:lang w:eastAsia="zh-CN"/>
            </w:rPr>
          </w:pPr>
          <w:del w:id="104" w:author="Matty Kadosh" w:date="2015-08-01T16:26:00Z">
            <w:r w:rsidRPr="00513EBA" w:rsidDel="00513EBA">
              <w:rPr>
                <w:rPrChange w:id="105" w:author="Matty Kadosh" w:date="2015-08-01T16:26:00Z">
                  <w:rPr>
                    <w:rStyle w:val="Hyperlink"/>
                    <w:noProof/>
                  </w:rPr>
                </w:rPrChange>
              </w:rPr>
              <w:delText>3.2.1</w:delText>
            </w:r>
            <w:r w:rsidDel="00513EBA">
              <w:rPr>
                <w:rFonts w:eastAsiaTheme="minorEastAsia"/>
                <w:noProof/>
                <w:lang w:eastAsia="zh-CN"/>
              </w:rPr>
              <w:tab/>
            </w:r>
            <w:r w:rsidRPr="00513EBA" w:rsidDel="00513EBA">
              <w:rPr>
                <w:rPrChange w:id="106" w:author="Matty Kadosh" w:date="2015-08-01T16:26:00Z">
                  <w:rPr>
                    <w:rStyle w:val="Hyperlink"/>
                    <w:noProof/>
                  </w:rPr>
                </w:rPrChange>
              </w:rPr>
              <w:delText>Buffer profile configuration</w:delText>
            </w:r>
            <w:r w:rsidDel="00513EBA">
              <w:rPr>
                <w:noProof/>
                <w:webHidden/>
              </w:rPr>
              <w:tab/>
              <w:delText>7</w:delText>
            </w:r>
          </w:del>
        </w:p>
        <w:p w:rsidR="002C0F17" w:rsidDel="00513EBA" w:rsidRDefault="002C0F17">
          <w:pPr>
            <w:pStyle w:val="TOC2"/>
            <w:tabs>
              <w:tab w:val="left" w:pos="880"/>
              <w:tab w:val="right" w:leader="dot" w:pos="9350"/>
            </w:tabs>
            <w:rPr>
              <w:del w:id="107" w:author="Matty Kadosh" w:date="2015-08-01T16:26:00Z"/>
              <w:rFonts w:eastAsiaTheme="minorEastAsia"/>
              <w:noProof/>
              <w:lang w:eastAsia="zh-CN"/>
            </w:rPr>
          </w:pPr>
          <w:del w:id="108" w:author="Matty Kadosh" w:date="2015-08-01T16:26:00Z">
            <w:r w:rsidRPr="00513EBA" w:rsidDel="00513EBA">
              <w:rPr>
                <w:rPrChange w:id="109" w:author="Matty Kadosh" w:date="2015-08-01T16:26:00Z">
                  <w:rPr>
                    <w:rStyle w:val="Hyperlink"/>
                    <w:noProof/>
                  </w:rPr>
                </w:rPrChange>
              </w:rPr>
              <w:delText>3.3</w:delText>
            </w:r>
            <w:r w:rsidDel="00513EBA">
              <w:rPr>
                <w:rFonts w:eastAsiaTheme="minorEastAsia"/>
                <w:noProof/>
                <w:lang w:eastAsia="zh-CN"/>
              </w:rPr>
              <w:tab/>
            </w:r>
            <w:r w:rsidRPr="00513EBA" w:rsidDel="00513EBA">
              <w:rPr>
                <w:rPrChange w:id="110" w:author="Matty Kadosh" w:date="2015-08-01T16:26:00Z">
                  <w:rPr>
                    <w:rStyle w:val="Hyperlink"/>
                    <w:noProof/>
                  </w:rPr>
                </w:rPrChange>
              </w:rPr>
              <w:delText>Buffer function Summery</w:delText>
            </w:r>
            <w:r w:rsidDel="00513EBA">
              <w:rPr>
                <w:noProof/>
                <w:webHidden/>
              </w:rPr>
              <w:tab/>
              <w:delText>9</w:delText>
            </w:r>
          </w:del>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 w:rsidR="002A0D5C" w:rsidRDefault="002A0D5C" w:rsidP="002A0D5C">
      <w:pPr>
        <w:pStyle w:val="Heading1"/>
        <w:numPr>
          <w:ilvl w:val="0"/>
          <w:numId w:val="0"/>
        </w:numPr>
        <w:ind w:left="432" w:hanging="432"/>
      </w:pPr>
      <w:bookmarkStart w:id="111" w:name="_Toc426209702"/>
      <w:r>
        <w:t>List of Changes</w:t>
      </w:r>
      <w:bookmarkEnd w:id="111"/>
    </w:p>
    <w:tbl>
      <w:tblPr>
        <w:tblStyle w:val="GridTable1Light-Accent11"/>
        <w:tblW w:w="0" w:type="auto"/>
        <w:tblLook w:val="04A0" w:firstRow="1" w:lastRow="0" w:firstColumn="1" w:lastColumn="0" w:noHBand="0" w:noVBand="1"/>
      </w:tblPr>
      <w:tblGrid>
        <w:gridCol w:w="1008"/>
        <w:gridCol w:w="4452"/>
        <w:gridCol w:w="2388"/>
        <w:gridCol w:w="1502"/>
      </w:tblGrid>
      <w:tr w:rsidR="002A0D5C" w:rsidTr="005C5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5C5262">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5C5262">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5C5262">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5C5262">
            <w:pPr>
              <w:cnfStyle w:val="100000000000" w:firstRow="1" w:lastRow="0" w:firstColumn="0" w:lastColumn="0" w:oddVBand="0" w:evenVBand="0" w:oddHBand="0" w:evenHBand="0" w:firstRowFirstColumn="0" w:firstRowLastColumn="0" w:lastRowFirstColumn="0" w:lastRowLastColumn="0"/>
            </w:pPr>
            <w:r>
              <w:t>Date</w:t>
            </w:r>
          </w:p>
        </w:tc>
      </w:tr>
      <w:tr w:rsidR="002A0D5C" w:rsidTr="005C5262">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Pr="009068CF" w:rsidRDefault="009068CF" w:rsidP="003A46A6">
            <w:pPr>
              <w:rPr>
                <w:b w:val="0"/>
              </w:rPr>
            </w:pPr>
            <w:r w:rsidRPr="003A46A6">
              <w:rPr>
                <w:b w:val="0"/>
                <w:highlight w:val="yellow"/>
              </w:rPr>
              <w:t>0.</w:t>
            </w:r>
            <w:r w:rsidR="003A46A6" w:rsidRPr="003A46A6">
              <w:rPr>
                <w:b w:val="0"/>
                <w:highlight w:val="yellow"/>
              </w:rPr>
              <w:t>9.</w:t>
            </w:r>
            <w:ins w:id="112" w:author="Matty Kadosh" w:date="2015-08-01T16:26:00Z">
              <w:r w:rsidR="00513EBA">
                <w:rPr>
                  <w:b w:val="0"/>
                </w:rPr>
                <w:t>4</w:t>
              </w:r>
            </w:ins>
            <w:del w:id="113" w:author="Matty Kadosh" w:date="2015-08-01T16:26:00Z">
              <w:r w:rsidR="006D6337" w:rsidDel="00513EBA">
                <w:rPr>
                  <w:b w:val="0"/>
                  <w:highlight w:val="yellow"/>
                </w:rPr>
                <w:delText>3</w:delText>
              </w:r>
              <w:r w:rsidRPr="009068CF" w:rsidDel="00513EBA">
                <w:rPr>
                  <w:b w:val="0"/>
                </w:rPr>
                <w:delText xml:space="preserve"> </w:delText>
              </w:r>
            </w:del>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9068CF" w:rsidP="003A46A6">
            <w:pPr>
              <w:cnfStyle w:val="000000000000" w:firstRow="0" w:lastRow="0" w:firstColumn="0" w:lastColumn="0" w:oddVBand="0" w:evenVBand="0" w:oddHBand="0" w:evenHBand="0" w:firstRowFirstColumn="0" w:firstRowLastColumn="0" w:lastRowFirstColumn="0" w:lastRowLastColumn="0"/>
            </w:pPr>
            <w:r>
              <w:t xml:space="preserve">Proposal </w:t>
            </w:r>
            <w:r w:rsidR="00976855">
              <w:t xml:space="preserve">for </w:t>
            </w:r>
            <w:ins w:id="114" w:author="Matty Kadosh" w:date="2015-08-01T16:26:00Z">
              <w:r w:rsidR="00513EBA">
                <w:t xml:space="preserve">uniform tunnel </w:t>
              </w:r>
            </w:ins>
            <w:del w:id="115" w:author="Matty Kadosh" w:date="2015-08-01T16:26:00Z">
              <w:r w:rsidR="003A46A6" w:rsidDel="00513EBA">
                <w:delText>buffers</w:delText>
              </w:r>
            </w:del>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2A0D5C" w:rsidP="005C5262">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2A0D5C" w:rsidRDefault="00513EBA" w:rsidP="003A46A6">
            <w:pPr>
              <w:cnfStyle w:val="000000000000" w:firstRow="0" w:lastRow="0" w:firstColumn="0" w:lastColumn="0" w:oddVBand="0" w:evenVBand="0" w:oddHBand="0" w:evenHBand="0" w:firstRowFirstColumn="0" w:firstRowLastColumn="0" w:lastRowFirstColumn="0" w:lastRowLastColumn="0"/>
            </w:pPr>
            <w:ins w:id="116" w:author="Matty Kadosh" w:date="2015-08-01T16:26:00Z">
              <w:r>
                <w:t>8</w:t>
              </w:r>
            </w:ins>
            <w:del w:id="117" w:author="Matty Kadosh" w:date="2015-08-01T16:26:00Z">
              <w:r w:rsidR="007B063E" w:rsidDel="00513EBA">
                <w:delText>2</w:delText>
              </w:r>
            </w:del>
            <w:r w:rsidR="007B063E">
              <w:t>/</w:t>
            </w:r>
            <w:r w:rsidR="003A46A6">
              <w:t>1</w:t>
            </w:r>
            <w:del w:id="118" w:author="Matty Kadosh" w:date="2015-08-01T16:26:00Z">
              <w:r w:rsidR="003A46A6" w:rsidDel="00513EBA">
                <w:delText>0</w:delText>
              </w:r>
            </w:del>
            <w:r w:rsidR="009068CF">
              <w:t xml:space="preserve">/15 </w:t>
            </w:r>
          </w:p>
        </w:tc>
      </w:tr>
    </w:tbl>
    <w:p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t>License</w:t>
      </w:r>
    </w:p>
    <w:p w:rsidR="002A0D5C" w:rsidRDefault="002A0D5C" w:rsidP="002A0D5C">
      <w:pPr>
        <w:pStyle w:val="Default"/>
        <w:rPr>
          <w:sz w:val="18"/>
          <w:szCs w:val="18"/>
        </w:rPr>
      </w:pPr>
      <w:r>
        <w:rPr>
          <w:rFonts w:ascii="Times New Roman" w:hAnsi="Times New Roman"/>
          <w:sz w:val="18"/>
          <w:szCs w:val="18"/>
        </w:rPr>
        <w:t>©</w:t>
      </w:r>
      <w:r w:rsidR="00E93ACE">
        <w:rPr>
          <w:rFonts w:hint="eastAsia"/>
          <w:sz w:val="18"/>
          <w:szCs w:val="18"/>
        </w:rPr>
        <w:t xml:space="preserve"> 2014</w:t>
      </w:r>
      <w:r>
        <w:rPr>
          <w:rFonts w:hint="eastAsia"/>
          <w:sz w:val="18"/>
          <w:szCs w:val="18"/>
        </w:rPr>
        <w:t xml:space="preserve">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 xml:space="preserve">Facebook, </w:t>
      </w:r>
      <w:proofErr w:type="spellStart"/>
      <w:r w:rsidRPr="009C5CBC">
        <w:rPr>
          <w:sz w:val="18"/>
          <w:szCs w:val="18"/>
        </w:rPr>
        <w:t>Inc</w:t>
      </w:r>
      <w:proofErr w:type="spellEnd"/>
      <w:r>
        <w:rPr>
          <w:sz w:val="18"/>
          <w:szCs w:val="18"/>
        </w:rPr>
        <w:t xml:space="preserve">, Broadcom Corporation, </w:t>
      </w:r>
      <w:r w:rsidRPr="00BE6CEE">
        <w:rPr>
          <w:sz w:val="18"/>
          <w:szCs w:val="18"/>
        </w:rPr>
        <w:t>Intel Corporation</w:t>
      </w:r>
      <w:r>
        <w:rPr>
          <w:sz w:val="18"/>
          <w:szCs w:val="18"/>
        </w:rPr>
        <w:t xml:space="preserve">, </w:t>
      </w:r>
      <w:proofErr w:type="spellStart"/>
      <w:r w:rsidRPr="00BE6CEE">
        <w:rPr>
          <w:sz w:val="18"/>
          <w:szCs w:val="18"/>
        </w:rPr>
        <w:t>Mellanox</w:t>
      </w:r>
      <w:proofErr w:type="spellEnd"/>
      <w:r w:rsidRPr="00BE6CEE">
        <w:rPr>
          <w:sz w:val="18"/>
          <w:szCs w:val="18"/>
        </w:rPr>
        <w:t xml:space="preserve">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As of September 9, 2014, the following persons or entities have made this Specification available under the Open Web Foundation Final Specification Agreement (</w:t>
      </w:r>
      <w:proofErr w:type="spellStart"/>
      <w:r>
        <w:rPr>
          <w:rFonts w:hint="eastAsia"/>
          <w:sz w:val="18"/>
          <w:szCs w:val="18"/>
        </w:rPr>
        <w:t>OWFa</w:t>
      </w:r>
      <w:proofErr w:type="spellEnd"/>
      <w:r>
        <w:rPr>
          <w:rFonts w:hint="eastAsia"/>
          <w:sz w:val="18"/>
          <w:szCs w:val="18"/>
        </w:rPr>
        <w:t xml:space="preserve">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 xml:space="preserve">Facebook, </w:t>
      </w:r>
      <w:proofErr w:type="spellStart"/>
      <w:r w:rsidRPr="009C5CBC">
        <w:rPr>
          <w:sz w:val="18"/>
          <w:szCs w:val="18"/>
        </w:rPr>
        <w:t>Inc</w:t>
      </w:r>
      <w:proofErr w:type="spellEnd"/>
      <w:r>
        <w:rPr>
          <w:sz w:val="18"/>
          <w:szCs w:val="18"/>
        </w:rPr>
        <w:t xml:space="preserve">, </w:t>
      </w:r>
      <w:r w:rsidRPr="00BE6CEE">
        <w:rPr>
          <w:sz w:val="18"/>
          <w:szCs w:val="18"/>
        </w:rPr>
        <w:t>Intel Corporation</w:t>
      </w:r>
      <w:r>
        <w:rPr>
          <w:sz w:val="18"/>
          <w:szCs w:val="18"/>
        </w:rPr>
        <w:t xml:space="preserve">, </w:t>
      </w:r>
      <w:proofErr w:type="spellStart"/>
      <w:r w:rsidRPr="00BE6CEE">
        <w:rPr>
          <w:sz w:val="18"/>
          <w:szCs w:val="18"/>
        </w:rPr>
        <w:t>Mellanox</w:t>
      </w:r>
      <w:proofErr w:type="spellEnd"/>
      <w:r w:rsidRPr="00BE6CEE">
        <w:rPr>
          <w:sz w:val="18"/>
          <w:szCs w:val="18"/>
        </w:rPr>
        <w:t xml:space="preserve">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 xml:space="preserve">Your use of this Specification may be subject to other third party rights. THIS SPECIFICATION IS PROVIDED "AS IS." The contributors expressly disclaim any warranties (express, implied, or otherwise), including implied warranties of merchantability, </w:t>
      </w:r>
      <w:proofErr w:type="spellStart"/>
      <w:r>
        <w:rPr>
          <w:rFonts w:hint="eastAsia"/>
          <w:sz w:val="18"/>
          <w:szCs w:val="18"/>
        </w:rPr>
        <w:t>noninfringement</w:t>
      </w:r>
      <w:proofErr w:type="spellEnd"/>
      <w:r>
        <w:rPr>
          <w:rFonts w:hint="eastAsia"/>
          <w:sz w:val="18"/>
          <w:szCs w:val="18"/>
        </w:rPr>
        <w: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 xml:space="preserve">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w:t>
      </w:r>
      <w:proofErr w:type="spellStart"/>
      <w:r w:rsidRPr="00BE6CEE">
        <w:rPr>
          <w:sz w:val="18"/>
          <w:szCs w:val="18"/>
        </w:rPr>
        <w:t>ferro</w:t>
      </w:r>
      <w:proofErr w:type="spellEnd"/>
      <w:r w:rsidRPr="00BE6CEE">
        <w:rPr>
          <w:sz w:val="18"/>
          <w:szCs w:val="18"/>
        </w:rPr>
        <w:t>-electric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8A3041" w:rsidRDefault="00B34672" w:rsidP="008A3041">
      <w:pPr>
        <w:pStyle w:val="Heading1"/>
        <w:rPr>
          <w:ins w:id="119" w:author="Matty Kadosh" w:date="2015-08-01T16:07:00Z"/>
        </w:rPr>
      </w:pPr>
      <w:bookmarkStart w:id="120" w:name="_Toc426209703"/>
      <w:r>
        <w:t>Overview</w:t>
      </w:r>
      <w:bookmarkEnd w:id="120"/>
    </w:p>
    <w:p w:rsidR="00361A75" w:rsidRDefault="00361A75">
      <w:pPr>
        <w:pStyle w:val="Heading2"/>
        <w:rPr>
          <w:ins w:id="121" w:author="Matty Kadosh" w:date="2015-08-01T16:07:00Z"/>
        </w:rPr>
        <w:pPrChange w:id="122" w:author="Matty Kadosh" w:date="2015-08-01T16:10:00Z">
          <w:pPr>
            <w:pStyle w:val="Heading1"/>
          </w:pPr>
        </w:pPrChange>
      </w:pPr>
      <w:bookmarkStart w:id="123" w:name="_Toc426209704"/>
      <w:ins w:id="124" w:author="Matty Kadosh" w:date="2015-08-01T16:07:00Z">
        <w:r>
          <w:t>Uniform tunnel</w:t>
        </w:r>
      </w:ins>
      <w:bookmarkEnd w:id="123"/>
      <w:ins w:id="125" w:author="Matty Kadosh" w:date="2015-09-24T19:07:00Z">
        <w:r w:rsidR="007038C3">
          <w:t xml:space="preserve"> object </w:t>
        </w:r>
      </w:ins>
    </w:p>
    <w:p w:rsidR="007038C3" w:rsidRDefault="00AB681A">
      <w:pPr>
        <w:rPr>
          <w:ins w:id="126" w:author="Matty Kadosh" w:date="2015-09-24T19:06:00Z"/>
        </w:rPr>
        <w:pPrChange w:id="127" w:author="Matty Kadosh" w:date="2015-09-24T19:06:00Z">
          <w:pPr>
            <w:pStyle w:val="Heading1"/>
          </w:pPr>
        </w:pPrChange>
      </w:pPr>
      <w:ins w:id="128" w:author="Matty Kadosh" w:date="2015-09-01T18:59:00Z">
        <w:r>
          <w:object w:dxaOrig="8063" w:dyaOrig="4636" w14:anchorId="316E5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5.25pt" o:ole="">
              <v:imagedata r:id="rId19" o:title=""/>
            </v:shape>
            <o:OLEObject Type="Embed" ProgID="Visio.Drawing.11" ShapeID="_x0000_i1025" DrawAspect="Content" ObjectID="_1505224762" r:id="rId20"/>
          </w:object>
        </w:r>
      </w:ins>
    </w:p>
    <w:p w:rsidR="007038C3" w:rsidRDefault="007038C3">
      <w:pPr>
        <w:pStyle w:val="Heading2"/>
        <w:rPr>
          <w:ins w:id="129" w:author="Matty Kadosh" w:date="2015-09-24T19:07:00Z"/>
        </w:rPr>
        <w:pPrChange w:id="130" w:author="Matty Kadosh" w:date="2015-09-24T19:07:00Z">
          <w:pPr>
            <w:pStyle w:val="Heading1"/>
          </w:pPr>
        </w:pPrChange>
      </w:pPr>
      <w:ins w:id="131" w:author="Matty Kadosh" w:date="2015-09-24T19:07:00Z">
        <w:r>
          <w:t>Uniform tunnel encap</w:t>
        </w:r>
      </w:ins>
      <w:ins w:id="132" w:author="Matty Kadosh" w:date="2015-09-24T19:11:00Z">
        <w:r>
          <w:t xml:space="preserve"> </w:t>
        </w:r>
      </w:ins>
    </w:p>
    <w:p w:rsidR="00361A75" w:rsidRPr="00513EBA" w:rsidRDefault="007038C3">
      <w:pPr>
        <w:pStyle w:val="Heading2"/>
        <w:numPr>
          <w:ilvl w:val="0"/>
          <w:numId w:val="0"/>
        </w:numPr>
        <w:ind w:left="576"/>
        <w:pPrChange w:id="133" w:author="Matty Kadosh" w:date="2015-09-24T19:07:00Z">
          <w:pPr>
            <w:pStyle w:val="Heading1"/>
          </w:pPr>
        </w:pPrChange>
      </w:pPr>
      <w:ins w:id="134" w:author="Matty Kadosh" w:date="2015-09-24T19:08:00Z">
        <w:r w:rsidRPr="00513EBA">
          <w:object w:dxaOrig="14625" w:dyaOrig="5700" w14:anchorId="3E0F0C8E">
            <v:shape id="_x0000_i1026" type="#_x0000_t75" style="width:467.25pt;height:182.25pt" o:ole="">
              <v:imagedata r:id="rId21" o:title=""/>
            </v:shape>
            <o:OLEObject Type="Embed" ProgID="Visio.Drawing.11" ShapeID="_x0000_i1026" DrawAspect="Content" ObjectID="_1505224763" r:id="rId22"/>
          </w:object>
        </w:r>
      </w:ins>
      <w:del w:id="135" w:author="Matty Kadosh" w:date="2015-09-01T18:58:00Z">
        <w:r w:rsidR="00361A75" w:rsidDel="00AB681A">
          <w:fldChar w:fldCharType="begin"/>
        </w:r>
        <w:r w:rsidR="00361A75" w:rsidDel="00AB681A">
          <w:fldChar w:fldCharType="end"/>
        </w:r>
      </w:del>
    </w:p>
    <w:p w:rsidR="00361A75" w:rsidRDefault="00361A75" w:rsidP="008A3041">
      <w:pPr>
        <w:pStyle w:val="Heading2"/>
        <w:rPr>
          <w:ins w:id="136" w:author="Matty Kadosh" w:date="2015-08-01T16:09:00Z"/>
        </w:rPr>
      </w:pPr>
      <w:bookmarkStart w:id="137" w:name="_Toc426209705"/>
      <w:ins w:id="138" w:author="Matty Kadosh" w:date="2015-08-01T16:09:00Z">
        <w:r>
          <w:t>IP</w:t>
        </w:r>
      </w:ins>
      <w:ins w:id="139" w:author="Matty Kadosh" w:date="2015-08-01T16:08:00Z">
        <w:r>
          <w:t>in</w:t>
        </w:r>
      </w:ins>
      <w:ins w:id="140" w:author="Matty Kadosh" w:date="2015-08-01T16:09:00Z">
        <w:r>
          <w:t>IP</w:t>
        </w:r>
      </w:ins>
      <w:ins w:id="141" w:author="Matty Kadosh" w:date="2015-08-01T16:08:00Z">
        <w:r>
          <w:t xml:space="preserve"> tunnel</w:t>
        </w:r>
      </w:ins>
      <w:bookmarkEnd w:id="137"/>
    </w:p>
    <w:p w:rsidR="00361A75" w:rsidRDefault="00361A75">
      <w:pPr>
        <w:pStyle w:val="Heading3"/>
        <w:rPr>
          <w:ins w:id="142" w:author="Matty Kadosh" w:date="2015-08-01T16:09:00Z"/>
        </w:rPr>
        <w:pPrChange w:id="143" w:author="Matty Kadosh" w:date="2015-08-01T16:09:00Z">
          <w:pPr>
            <w:pStyle w:val="Heading2"/>
          </w:pPr>
        </w:pPrChange>
      </w:pPr>
      <w:bookmarkStart w:id="144" w:name="_Toc426209706"/>
      <w:ins w:id="145" w:author="Matty Kadosh" w:date="2015-08-01T16:09:00Z">
        <w:r>
          <w:t xml:space="preserve">IPinIP </w:t>
        </w:r>
      </w:ins>
      <w:ins w:id="146" w:author="Matty Kadosh" w:date="2015-08-01T16:08:00Z">
        <w:r>
          <w:t xml:space="preserve"> </w:t>
        </w:r>
      </w:ins>
      <w:ins w:id="147" w:author="Matty Kadosh" w:date="2015-08-01T16:09:00Z">
        <w:r>
          <w:t>encap</w:t>
        </w:r>
        <w:bookmarkEnd w:id="144"/>
        <w:r>
          <w:t xml:space="preserve"> </w:t>
        </w:r>
      </w:ins>
    </w:p>
    <w:p w:rsidR="00361A75" w:rsidRDefault="00361A75">
      <w:pPr>
        <w:rPr>
          <w:ins w:id="148" w:author="Matty Kadosh" w:date="2015-08-01T16:10:00Z"/>
        </w:rPr>
        <w:pPrChange w:id="149" w:author="Matty Kadosh" w:date="2015-08-01T16:11:00Z">
          <w:pPr>
            <w:pStyle w:val="Heading3"/>
          </w:pPr>
        </w:pPrChange>
      </w:pPr>
      <w:ins w:id="150" w:author="Matty Kadosh" w:date="2015-08-01T16:10:00Z">
        <w:r w:rsidRPr="00513EBA">
          <w:object w:dxaOrig="14642" w:dyaOrig="5727" w14:anchorId="4970E2B5">
            <v:shape id="_x0000_i1027" type="#_x0000_t75" style="width:468pt;height:183pt" o:ole="">
              <v:imagedata r:id="rId23" o:title=""/>
            </v:shape>
            <o:OLEObject Type="Embed" ProgID="Visio.Drawing.11" ShapeID="_x0000_i1027" DrawAspect="Content" ObjectID="_1505224764" r:id="rId24"/>
          </w:object>
        </w:r>
      </w:ins>
      <w:ins w:id="151" w:author="Matty Kadosh" w:date="2015-08-01T16:10:00Z">
        <w:r>
          <w:t xml:space="preserve"> </w:t>
        </w:r>
      </w:ins>
    </w:p>
    <w:p w:rsidR="00A42E6B" w:rsidRDefault="00A42E6B">
      <w:pPr>
        <w:pStyle w:val="Heading3"/>
        <w:numPr>
          <w:ilvl w:val="0"/>
          <w:numId w:val="0"/>
        </w:numPr>
        <w:ind w:left="720"/>
        <w:pPrChange w:id="152" w:author="Matty Kadosh" w:date="2015-08-01T16:09:00Z">
          <w:pPr>
            <w:pStyle w:val="Heading2"/>
          </w:pPr>
        </w:pPrChange>
      </w:pPr>
      <w:del w:id="153" w:author="Matty Kadosh" w:date="2015-08-01T16:08:00Z">
        <w:r w:rsidDel="00361A75">
          <w:delText>Buffer pool</w:delText>
        </w:r>
      </w:del>
    </w:p>
    <w:p w:rsidR="00361A75" w:rsidRDefault="00361A75" w:rsidP="00361A75">
      <w:pPr>
        <w:pStyle w:val="Heading3"/>
        <w:rPr>
          <w:ins w:id="154" w:author="Matty Kadosh" w:date="2015-08-01T16:11:00Z"/>
        </w:rPr>
      </w:pPr>
      <w:bookmarkStart w:id="155" w:name="_Toc426209707"/>
      <w:ins w:id="156" w:author="Matty Kadosh" w:date="2015-08-01T16:11:00Z">
        <w:r>
          <w:t>IPinIP  decap</w:t>
        </w:r>
        <w:bookmarkEnd w:id="155"/>
        <w:r>
          <w:t xml:space="preserve"> </w:t>
        </w:r>
      </w:ins>
    </w:p>
    <w:p w:rsidR="00361A75" w:rsidRPr="00361A75" w:rsidRDefault="00361A75">
      <w:pPr>
        <w:rPr>
          <w:ins w:id="157" w:author="Matty Kadosh" w:date="2015-08-01T16:11:00Z"/>
          <w:rPrChange w:id="158" w:author="Matty Kadosh" w:date="2015-08-01T16:11:00Z">
            <w:rPr>
              <w:ins w:id="159" w:author="Matty Kadosh" w:date="2015-08-01T16:11:00Z"/>
            </w:rPr>
          </w:rPrChange>
        </w:rPr>
        <w:pPrChange w:id="160" w:author="Matty Kadosh" w:date="2015-08-01T16:12:00Z">
          <w:pPr>
            <w:pStyle w:val="Heading3"/>
          </w:pPr>
        </w:pPrChange>
      </w:pPr>
      <w:ins w:id="161" w:author="Matty Kadosh" w:date="2015-08-01T16:12:00Z">
        <w:r w:rsidRPr="00361A75">
          <w:rPr>
            <w:rPrChange w:id="162" w:author="Matty Kadosh" w:date="2015-08-01T16:12:00Z">
              <w:rPr/>
            </w:rPrChange>
          </w:rPr>
          <w:object w:dxaOrig="14642" w:dyaOrig="5727" w14:anchorId="40603D00">
            <v:shape id="_x0000_i1028" type="#_x0000_t75" style="width:468pt;height:183pt" o:ole="">
              <v:imagedata r:id="rId25" o:title=""/>
            </v:shape>
            <o:OLEObject Type="Embed" ProgID="Visio.Drawing.11" ShapeID="_x0000_i1028" DrawAspect="Content" ObjectID="_1505224765" r:id="rId26"/>
          </w:object>
        </w:r>
      </w:ins>
    </w:p>
    <w:p w:rsidR="00361A75" w:rsidRDefault="00361A75" w:rsidP="00361A75">
      <w:pPr>
        <w:pStyle w:val="Heading2"/>
        <w:rPr>
          <w:ins w:id="163" w:author="Matty Kadosh" w:date="2015-08-01T16:12:00Z"/>
        </w:rPr>
      </w:pPr>
      <w:bookmarkStart w:id="164" w:name="_Toc426209708"/>
      <w:ins w:id="165" w:author="Matty Kadosh" w:date="2015-08-01T16:12:00Z">
        <w:r>
          <w:t>Vxlan tunnel</w:t>
        </w:r>
        <w:bookmarkEnd w:id="164"/>
      </w:ins>
    </w:p>
    <w:p w:rsidR="00361A75" w:rsidRDefault="00361A75" w:rsidP="00361A75">
      <w:pPr>
        <w:pStyle w:val="Heading3"/>
        <w:rPr>
          <w:ins w:id="166" w:author="Matty Kadosh" w:date="2015-08-01T16:14:00Z"/>
        </w:rPr>
      </w:pPr>
      <w:bookmarkStart w:id="167" w:name="_Toc426209709"/>
      <w:ins w:id="168" w:author="Matty Kadosh" w:date="2015-08-01T16:13:00Z">
        <w:r>
          <w:t>Vxlan</w:t>
        </w:r>
      </w:ins>
      <w:ins w:id="169" w:author="Matty Kadosh" w:date="2015-08-01T16:12:00Z">
        <w:r>
          <w:t xml:space="preserve">  encap</w:t>
        </w:r>
        <w:bookmarkEnd w:id="167"/>
        <w:r>
          <w:t xml:space="preserve"> </w:t>
        </w:r>
      </w:ins>
    </w:p>
    <w:p w:rsidR="00361A75" w:rsidRPr="00513EBA" w:rsidRDefault="00AB681A">
      <w:pPr>
        <w:rPr>
          <w:ins w:id="170" w:author="Matty Kadosh" w:date="2015-08-01T16:13:00Z"/>
        </w:rPr>
        <w:pPrChange w:id="171" w:author="Matty Kadosh" w:date="2015-08-01T16:14:00Z">
          <w:pPr>
            <w:pStyle w:val="Heading3"/>
          </w:pPr>
        </w:pPrChange>
      </w:pPr>
      <w:ins w:id="172" w:author="Matty Kadosh" w:date="2015-09-01T18:59:00Z">
        <w:r>
          <w:object w:dxaOrig="16195" w:dyaOrig="9175" w14:anchorId="0B46AB9B">
            <v:shape id="_x0000_i1029" type="#_x0000_t75" style="width:467.25pt;height:264.75pt" o:ole="">
              <v:imagedata r:id="rId27" o:title=""/>
            </v:shape>
            <o:OLEObject Type="Embed" ProgID="Visio.Drawing.11" ShapeID="_x0000_i1029" DrawAspect="Content" ObjectID="_1505224766" r:id="rId28"/>
          </w:object>
        </w:r>
      </w:ins>
      <w:del w:id="173" w:author="Matty Kadosh" w:date="2015-09-01T18:59:00Z">
        <w:r w:rsidR="00361A75" w:rsidRPr="00361A75" w:rsidDel="00AB681A">
          <w:rPr>
            <w:rStyle w:val="Bold"/>
          </w:rPr>
          <w:fldChar w:fldCharType="begin"/>
        </w:r>
        <w:r w:rsidR="00361A75" w:rsidRPr="00361A75" w:rsidDel="00AB681A">
          <w:rPr>
            <w:rStyle w:val="Bold"/>
            <w:rPrChange w:id="174" w:author="Matty Kadosh" w:date="2015-08-01T16:15:00Z">
              <w:rPr>
                <w:rStyle w:val="Bold"/>
              </w:rPr>
            </w:rPrChange>
          </w:rPr>
          <w:fldChar w:fldCharType="end"/>
        </w:r>
      </w:del>
    </w:p>
    <w:p w:rsidR="00361A75" w:rsidRDefault="00361A75" w:rsidP="00361A75">
      <w:pPr>
        <w:pStyle w:val="Heading3"/>
        <w:rPr>
          <w:ins w:id="175" w:author="Matty Kadosh" w:date="2015-08-01T16:15:00Z"/>
        </w:rPr>
      </w:pPr>
      <w:bookmarkStart w:id="176" w:name="_Toc426209710"/>
      <w:ins w:id="177" w:author="Matty Kadosh" w:date="2015-08-01T16:13:00Z">
        <w:r>
          <w:t>Vxlan  decap</w:t>
        </w:r>
        <w:bookmarkEnd w:id="176"/>
        <w:r>
          <w:t xml:space="preserve"> </w:t>
        </w:r>
      </w:ins>
    </w:p>
    <w:p w:rsidR="00361A75" w:rsidRPr="00513EBA" w:rsidRDefault="00AB681A">
      <w:pPr>
        <w:rPr>
          <w:ins w:id="178" w:author="Matty Kadosh" w:date="2015-08-01T16:13:00Z"/>
        </w:rPr>
        <w:pPrChange w:id="179" w:author="Matty Kadosh" w:date="2015-08-01T16:15:00Z">
          <w:pPr>
            <w:pStyle w:val="Heading3"/>
          </w:pPr>
        </w:pPrChange>
      </w:pPr>
      <w:ins w:id="180" w:author="Matty Kadosh" w:date="2015-09-01T19:00:00Z">
        <w:r>
          <w:object w:dxaOrig="12212" w:dyaOrig="6339" w14:anchorId="06352010">
            <v:shape id="_x0000_i1030" type="#_x0000_t75" style="width:468pt;height:241.5pt" o:ole="">
              <v:imagedata r:id="rId29" o:title=""/>
            </v:shape>
            <o:OLEObject Type="Embed" ProgID="Visio.Drawing.11" ShapeID="_x0000_i1030" DrawAspect="Content" ObjectID="_1505224767" r:id="rId30"/>
          </w:object>
        </w:r>
      </w:ins>
      <w:del w:id="181" w:author="Matty Kadosh" w:date="2015-09-01T18:59:00Z">
        <w:r w:rsidR="00361A75" w:rsidDel="00AB681A">
          <w:fldChar w:fldCharType="begin"/>
        </w:r>
        <w:r w:rsidR="00361A75" w:rsidDel="00AB681A">
          <w:fldChar w:fldCharType="end"/>
        </w:r>
      </w:del>
    </w:p>
    <w:p w:rsidR="00361A75" w:rsidRDefault="00361A75">
      <w:pPr>
        <w:rPr>
          <w:ins w:id="182" w:author="Matty Kadosh" w:date="2015-08-01T16:13:00Z"/>
        </w:rPr>
        <w:pPrChange w:id="183" w:author="Matty Kadosh" w:date="2015-08-01T16:13:00Z">
          <w:pPr>
            <w:pStyle w:val="Heading3"/>
          </w:pPr>
        </w:pPrChange>
      </w:pPr>
    </w:p>
    <w:p w:rsidR="00361A75" w:rsidRDefault="00361A75">
      <w:pPr>
        <w:pStyle w:val="Heading2"/>
        <w:rPr>
          <w:ins w:id="184" w:author="Matty Kadosh" w:date="2015-09-01T19:00:00Z"/>
        </w:rPr>
      </w:pPr>
      <w:bookmarkStart w:id="185" w:name="_Toc426209711"/>
      <w:ins w:id="186" w:author="Matty Kadosh" w:date="2015-08-01T16:13:00Z">
        <w:r>
          <w:t>MPLS tunnel</w:t>
        </w:r>
      </w:ins>
      <w:bookmarkEnd w:id="185"/>
    </w:p>
    <w:p w:rsidR="00AB681A" w:rsidRPr="007449B0" w:rsidRDefault="00AB681A">
      <w:pPr>
        <w:rPr>
          <w:ins w:id="187" w:author="Matty Kadosh" w:date="2015-08-01T16:13:00Z"/>
        </w:rPr>
        <w:pPrChange w:id="188" w:author="Matty Kadosh" w:date="2015-09-01T19:00:00Z">
          <w:pPr>
            <w:pStyle w:val="Heading2"/>
          </w:pPr>
        </w:pPrChange>
      </w:pPr>
    </w:p>
    <w:p w:rsidR="00361A75" w:rsidRDefault="00361A75" w:rsidP="00361A75">
      <w:pPr>
        <w:pStyle w:val="Heading3"/>
        <w:rPr>
          <w:ins w:id="189" w:author="Matty Kadosh" w:date="2015-08-01T16:15:00Z"/>
        </w:rPr>
      </w:pPr>
      <w:bookmarkStart w:id="190" w:name="_Toc426209712"/>
      <w:ins w:id="191" w:author="Matty Kadosh" w:date="2015-08-01T16:13:00Z">
        <w:r>
          <w:t>MPLS encap</w:t>
        </w:r>
      </w:ins>
      <w:bookmarkEnd w:id="190"/>
      <w:ins w:id="192" w:author="Matty Kadosh" w:date="2015-09-01T19:02:00Z">
        <w:r w:rsidR="00AB681A">
          <w:t xml:space="preserve"> </w:t>
        </w:r>
      </w:ins>
      <w:ins w:id="193" w:author="Matty Kadosh" w:date="2015-08-01T16:13:00Z">
        <w:r>
          <w:t xml:space="preserve">  </w:t>
        </w:r>
      </w:ins>
    </w:p>
    <w:p w:rsidR="00361A75" w:rsidRPr="00513EBA" w:rsidRDefault="00AB681A">
      <w:pPr>
        <w:rPr>
          <w:ins w:id="194" w:author="Matty Kadosh" w:date="2015-08-01T16:13:00Z"/>
        </w:rPr>
        <w:pPrChange w:id="195" w:author="Matty Kadosh" w:date="2015-08-01T16:15:00Z">
          <w:pPr>
            <w:pStyle w:val="Heading3"/>
          </w:pPr>
        </w:pPrChange>
      </w:pPr>
      <w:ins w:id="196" w:author="Matty Kadosh" w:date="2015-09-01T19:03:00Z">
        <w:r>
          <w:object w:dxaOrig="11919" w:dyaOrig="7526" w14:anchorId="0179F2AF">
            <v:shape id="_x0000_i1031" type="#_x0000_t75" style="width:468pt;height:295.5pt" o:ole="">
              <v:imagedata r:id="rId31" o:title=""/>
            </v:shape>
            <o:OLEObject Type="Embed" ProgID="Visio.Drawing.11" ShapeID="_x0000_i1031" DrawAspect="Content" ObjectID="_1505224768" r:id="rId32"/>
          </w:object>
        </w:r>
      </w:ins>
      <w:del w:id="197" w:author="Matty Kadosh" w:date="2015-09-01T19:02:00Z">
        <w:r w:rsidR="00361A75" w:rsidDel="00AB681A">
          <w:fldChar w:fldCharType="begin"/>
        </w:r>
        <w:r w:rsidR="00361A75" w:rsidDel="00AB681A">
          <w:fldChar w:fldCharType="end"/>
        </w:r>
      </w:del>
    </w:p>
    <w:p w:rsidR="00361A75" w:rsidRDefault="00AB681A" w:rsidP="00361A75">
      <w:pPr>
        <w:pStyle w:val="Heading3"/>
        <w:rPr>
          <w:ins w:id="198" w:author="Matty Kadosh" w:date="2015-08-01T16:16:00Z"/>
        </w:rPr>
      </w:pPr>
      <w:bookmarkStart w:id="199" w:name="_Toc426209713"/>
      <w:ins w:id="200" w:author="Matty Kadosh" w:date="2015-09-01T19:02:00Z">
        <w:r>
          <w:t xml:space="preserve">MPLS </w:t>
        </w:r>
      </w:ins>
      <w:ins w:id="201" w:author="Matty Kadosh" w:date="2015-08-01T16:14:00Z">
        <w:r w:rsidR="00361A75">
          <w:t xml:space="preserve"> </w:t>
        </w:r>
      </w:ins>
      <w:bookmarkEnd w:id="199"/>
      <w:ins w:id="202" w:author="Matty Kadosh" w:date="2015-09-01T19:02:00Z">
        <w:r>
          <w:t xml:space="preserve">decap </w:t>
        </w:r>
      </w:ins>
      <w:ins w:id="203" w:author="Matty Kadosh" w:date="2015-08-01T16:14:00Z">
        <w:r w:rsidR="00361A75">
          <w:t xml:space="preserve"> </w:t>
        </w:r>
      </w:ins>
    </w:p>
    <w:p w:rsidR="00361A75" w:rsidRPr="00513EBA" w:rsidRDefault="00637293">
      <w:pPr>
        <w:rPr>
          <w:ins w:id="204" w:author="Matty Kadosh" w:date="2015-08-01T16:14:00Z"/>
        </w:rPr>
        <w:pPrChange w:id="205" w:author="Matty Kadosh" w:date="2015-08-01T16:16:00Z">
          <w:pPr>
            <w:pStyle w:val="Heading3"/>
          </w:pPr>
        </w:pPrChange>
      </w:pPr>
      <w:ins w:id="206" w:author="Matty Kadosh" w:date="2015-09-01T19:08:00Z">
        <w:r>
          <w:object w:dxaOrig="15631" w:dyaOrig="4480" w14:anchorId="16AF6AE5">
            <v:shape id="_x0000_i1032" type="#_x0000_t75" style="width:467.25pt;height:133.5pt" o:ole="">
              <v:imagedata r:id="rId33" o:title=""/>
            </v:shape>
            <o:OLEObject Type="Embed" ProgID="Visio.Drawing.11" ShapeID="_x0000_i1032" DrawAspect="Content" ObjectID="_1505224769" r:id="rId34"/>
          </w:object>
        </w:r>
      </w:ins>
      <w:del w:id="207" w:author="Matty Kadosh" w:date="2015-09-01T19:02:00Z">
        <w:r w:rsidR="00361A75" w:rsidDel="00AB681A">
          <w:fldChar w:fldCharType="begin"/>
        </w:r>
        <w:r w:rsidR="00361A75" w:rsidDel="00AB681A">
          <w:fldChar w:fldCharType="end"/>
        </w:r>
      </w:del>
    </w:p>
    <w:p w:rsidR="00361A75" w:rsidRPr="00513EBA" w:rsidRDefault="00361A75">
      <w:pPr>
        <w:rPr>
          <w:ins w:id="208" w:author="Matty Kadosh" w:date="2015-08-01T16:16:00Z"/>
        </w:rPr>
        <w:pPrChange w:id="209" w:author="Matty Kadosh" w:date="2015-08-01T16:19:00Z">
          <w:pPr>
            <w:pStyle w:val="Heading3"/>
          </w:pPr>
        </w:pPrChange>
      </w:pPr>
      <w:del w:id="210" w:author="Matty Kadosh" w:date="2015-09-01T19:02:00Z">
        <w:r w:rsidDel="00AB681A">
          <w:fldChar w:fldCharType="begin"/>
        </w:r>
        <w:r w:rsidDel="00AB681A">
          <w:fldChar w:fldCharType="end"/>
        </w:r>
      </w:del>
    </w:p>
    <w:p w:rsidR="00361A75" w:rsidRPr="007449B0" w:rsidRDefault="00361A75">
      <w:pPr>
        <w:rPr>
          <w:ins w:id="211" w:author="Matty Kadosh" w:date="2015-08-01T16:14:00Z"/>
        </w:rPr>
        <w:pPrChange w:id="212" w:author="Matty Kadosh" w:date="2015-08-01T16:16:00Z">
          <w:pPr>
            <w:pStyle w:val="Heading3"/>
          </w:pPr>
        </w:pPrChange>
      </w:pPr>
    </w:p>
    <w:p w:rsidR="00361A75" w:rsidRPr="007038C3" w:rsidRDefault="00361A75">
      <w:pPr>
        <w:rPr>
          <w:ins w:id="213" w:author="Matty Kadosh" w:date="2015-08-01T16:14:00Z"/>
        </w:rPr>
        <w:pPrChange w:id="214" w:author="Matty Kadosh" w:date="2015-08-01T16:14:00Z">
          <w:pPr>
            <w:pStyle w:val="Heading3"/>
          </w:pPr>
        </w:pPrChange>
      </w:pPr>
    </w:p>
    <w:p w:rsidR="00361A75" w:rsidRPr="0078715C" w:rsidRDefault="00361A75">
      <w:pPr>
        <w:rPr>
          <w:ins w:id="215" w:author="Matty Kadosh" w:date="2015-08-01T16:13:00Z"/>
        </w:rPr>
        <w:pPrChange w:id="216" w:author="Matty Kadosh" w:date="2015-08-01T16:14:00Z">
          <w:pPr>
            <w:pStyle w:val="Heading3"/>
          </w:pPr>
        </w:pPrChange>
      </w:pPr>
    </w:p>
    <w:p w:rsidR="00361A75" w:rsidRPr="00361A75" w:rsidRDefault="00361A75">
      <w:pPr>
        <w:rPr>
          <w:ins w:id="217" w:author="Matty Kadosh" w:date="2015-08-01T16:13:00Z"/>
          <w:rPrChange w:id="218" w:author="Matty Kadosh" w:date="2015-08-01T16:13:00Z">
            <w:rPr>
              <w:ins w:id="219" w:author="Matty Kadosh" w:date="2015-08-01T16:13:00Z"/>
            </w:rPr>
          </w:rPrChange>
        </w:rPr>
        <w:pPrChange w:id="220" w:author="Matty Kadosh" w:date="2015-08-01T16:13:00Z">
          <w:pPr>
            <w:pStyle w:val="Heading3"/>
          </w:pPr>
        </w:pPrChange>
      </w:pPr>
    </w:p>
    <w:p w:rsidR="00361A75" w:rsidRPr="00361A75" w:rsidRDefault="00361A75">
      <w:pPr>
        <w:rPr>
          <w:ins w:id="221" w:author="Matty Kadosh" w:date="2015-08-01T16:12:00Z"/>
          <w:rPrChange w:id="222" w:author="Matty Kadosh" w:date="2015-08-01T16:13:00Z">
            <w:rPr>
              <w:ins w:id="223" w:author="Matty Kadosh" w:date="2015-08-01T16:12:00Z"/>
            </w:rPr>
          </w:rPrChange>
        </w:rPr>
        <w:pPrChange w:id="224" w:author="Matty Kadosh" w:date="2015-08-01T16:13:00Z">
          <w:pPr>
            <w:pStyle w:val="Heading3"/>
          </w:pPr>
        </w:pPrChange>
      </w:pPr>
    </w:p>
    <w:p w:rsidR="00637293" w:rsidRDefault="00637293">
      <w:pPr>
        <w:pStyle w:val="Heading1"/>
        <w:rPr>
          <w:ins w:id="225" w:author="Matty Kadosh" w:date="2015-09-06T13:36:00Z"/>
        </w:rPr>
        <w:pPrChange w:id="226" w:author="Matty Kadosh" w:date="2015-09-06T13:35:00Z">
          <w:pPr/>
        </w:pPrChange>
      </w:pPr>
      <w:bookmarkStart w:id="227" w:name="_Toc416314967"/>
      <w:ins w:id="228" w:author="Matty Kadosh" w:date="2015-09-06T13:35:00Z">
        <w:r>
          <w:t>Specification</w:t>
        </w:r>
      </w:ins>
      <w:bookmarkEnd w:id="227"/>
    </w:p>
    <w:p w:rsidR="00637293" w:rsidRDefault="00637293">
      <w:pPr>
        <w:rPr>
          <w:ins w:id="229" w:author="Matty Kadosh" w:date="2015-09-06T13:36:00Z"/>
        </w:rPr>
      </w:pPr>
      <w:ins w:id="230" w:author="Matty Kadosh" w:date="2015-09-06T13:36:00Z">
        <w:r>
          <w:t xml:space="preserve">New object </w:t>
        </w:r>
      </w:ins>
      <w:ins w:id="231" w:author="Matty Kadosh" w:date="2015-09-07T12:00:00Z">
        <w:r w:rsidR="008F13F1">
          <w:t>needed:</w:t>
        </w:r>
      </w:ins>
    </w:p>
    <w:p w:rsidR="00637293" w:rsidRDefault="00637293">
      <w:pPr>
        <w:rPr>
          <w:ins w:id="232" w:author="Matty Kadosh" w:date="2015-09-06T13:37:00Z"/>
        </w:rPr>
      </w:pPr>
      <w:ins w:id="233" w:author="Matty Kadosh" w:date="2015-09-06T13:36:00Z">
        <w:r>
          <w:t xml:space="preserve">Next hop: </w:t>
        </w:r>
      </w:ins>
    </w:p>
    <w:p w:rsidR="00637293" w:rsidRDefault="008F13F1">
      <w:pPr>
        <w:ind w:left="720"/>
        <w:rPr>
          <w:ins w:id="234" w:author="Matty Kadosh" w:date="2015-09-06T13:37:00Z"/>
        </w:rPr>
        <w:pPrChange w:id="235" w:author="Matty Kadosh" w:date="2015-09-06T13:41:00Z">
          <w:pPr/>
        </w:pPrChange>
      </w:pPr>
      <w:ins w:id="236" w:author="Matty Kadosh" w:date="2015-09-07T12:00:00Z">
        <w:r>
          <w:t>Tunnel</w:t>
        </w:r>
      </w:ins>
      <w:ins w:id="237" w:author="Matty Kadosh" w:date="2015-09-06T13:37:00Z">
        <w:r>
          <w:t xml:space="preserve"> decap</w:t>
        </w:r>
      </w:ins>
      <w:ins w:id="238" w:author="Matty Kadosh" w:date="2015-09-07T12:00:00Z">
        <w:r>
          <w:t xml:space="preserve">, </w:t>
        </w:r>
      </w:ins>
    </w:p>
    <w:p w:rsidR="00637293" w:rsidRDefault="008F13F1">
      <w:pPr>
        <w:ind w:left="720"/>
        <w:rPr>
          <w:ins w:id="239" w:author="Matty Kadosh" w:date="2015-09-06T13:37:00Z"/>
        </w:rPr>
        <w:pPrChange w:id="240" w:author="Matty Kadosh" w:date="2015-09-06T13:41:00Z">
          <w:pPr/>
        </w:pPrChange>
      </w:pPr>
      <w:ins w:id="241" w:author="Matty Kadosh" w:date="2015-09-07T12:00:00Z">
        <w:r>
          <w:t>Tunnel</w:t>
        </w:r>
      </w:ins>
      <w:ins w:id="242" w:author="Matty Kadosh" w:date="2015-09-06T13:37:00Z">
        <w:r w:rsidR="00637293">
          <w:t xml:space="preserve"> encap</w:t>
        </w:r>
      </w:ins>
      <w:ins w:id="243" w:author="Matty Kadosh" w:date="2015-09-07T12:00:00Z">
        <w:r>
          <w:t xml:space="preserve">, </w:t>
        </w:r>
      </w:ins>
      <w:ins w:id="244" w:author="Matty Kadosh" w:date="2015-09-06T13:37:00Z">
        <w:r w:rsidR="00637293">
          <w:t xml:space="preserve"> </w:t>
        </w:r>
      </w:ins>
    </w:p>
    <w:p w:rsidR="00637293" w:rsidRDefault="00637293">
      <w:pPr>
        <w:ind w:left="720"/>
        <w:rPr>
          <w:ins w:id="245" w:author="Matty Kadosh" w:date="2015-09-06T13:41:00Z"/>
        </w:rPr>
        <w:pPrChange w:id="246" w:author="Matty Kadosh" w:date="2015-09-06T13:41:00Z">
          <w:pPr/>
        </w:pPrChange>
      </w:pPr>
      <w:ins w:id="247" w:author="Matty Kadosh" w:date="2015-09-06T13:37:00Z">
        <w:r>
          <w:t>MPLS next-hop</w:t>
        </w:r>
      </w:ins>
      <w:ins w:id="248" w:author="Matty Kadosh" w:date="2015-09-06T13:40:00Z">
        <w:r>
          <w:t>(NHLFE)</w:t>
        </w:r>
      </w:ins>
      <w:ins w:id="249" w:author="Matty Kadosh" w:date="2015-09-07T12:00:00Z">
        <w:r w:rsidR="008F13F1">
          <w:t xml:space="preserve"> </w:t>
        </w:r>
      </w:ins>
    </w:p>
    <w:p w:rsidR="00637293" w:rsidRPr="00637293" w:rsidRDefault="008F13F1">
      <w:pPr>
        <w:rPr>
          <w:ins w:id="250" w:author="Matty Kadosh" w:date="2015-09-06T13:35:00Z"/>
        </w:rPr>
      </w:pPr>
      <w:ins w:id="251" w:author="Matty Kadosh" w:date="2015-09-07T12:01:00Z">
        <w:r>
          <w:t xml:space="preserve">Generic </w:t>
        </w:r>
      </w:ins>
      <w:ins w:id="252" w:author="Matty Kadosh" w:date="2015-09-06T13:41:00Z">
        <w:r w:rsidR="00637293">
          <w:t xml:space="preserve">Tunnel object </w:t>
        </w:r>
      </w:ins>
    </w:p>
    <w:p w:rsidR="00637293" w:rsidRDefault="00637293" w:rsidP="00637293">
      <w:pPr>
        <w:pStyle w:val="Heading2"/>
        <w:rPr>
          <w:ins w:id="253" w:author="Matty Kadosh" w:date="2015-09-07T12:03:00Z"/>
        </w:rPr>
      </w:pPr>
      <w:ins w:id="254" w:author="Matty Kadosh" w:date="2015-09-06T13:41:00Z">
        <w:r>
          <w:t xml:space="preserve">Next hop </w:t>
        </w:r>
      </w:ins>
    </w:p>
    <w:p w:rsidR="00D67F69" w:rsidRDefault="00D67F69">
      <w:pPr>
        <w:pStyle w:val="code"/>
        <w:rPr>
          <w:ins w:id="255" w:author="Matty Kadosh" w:date="2015-09-07T18:52:00Z"/>
        </w:rPr>
        <w:pPrChange w:id="256" w:author="Matty Kadosh" w:date="2015-09-07T19:08:00Z">
          <w:pPr/>
        </w:pPrChange>
      </w:pPr>
      <w:ins w:id="257" w:author="Matty Kadosh" w:date="2015-09-07T18:52:00Z">
        <w:r>
          <w:t>/**</w:t>
        </w:r>
      </w:ins>
    </w:p>
    <w:p w:rsidR="00D67F69" w:rsidRDefault="00D67F69">
      <w:pPr>
        <w:pStyle w:val="code"/>
        <w:rPr>
          <w:ins w:id="258" w:author="Matty Kadosh" w:date="2015-09-07T18:52:00Z"/>
        </w:rPr>
        <w:pPrChange w:id="259" w:author="Matty Kadosh" w:date="2015-09-07T19:08:00Z">
          <w:pPr/>
        </w:pPrChange>
      </w:pPr>
      <w:ins w:id="260" w:author="Matty Kadosh" w:date="2015-09-07T18:52:00Z">
        <w:r>
          <w:t xml:space="preserve"> *  @brief Next hop type</w:t>
        </w:r>
      </w:ins>
    </w:p>
    <w:p w:rsidR="00D67F69" w:rsidRDefault="00D67F69">
      <w:pPr>
        <w:pStyle w:val="code"/>
        <w:rPr>
          <w:ins w:id="261" w:author="Matty Kadosh" w:date="2015-09-07T18:52:00Z"/>
        </w:rPr>
        <w:pPrChange w:id="262" w:author="Matty Kadosh" w:date="2015-09-07T19:08:00Z">
          <w:pPr/>
        </w:pPrChange>
      </w:pPr>
      <w:ins w:id="263" w:author="Matty Kadosh" w:date="2015-09-07T18:52:00Z">
        <w:r>
          <w:t xml:space="preserve"> */</w:t>
        </w:r>
      </w:ins>
    </w:p>
    <w:p w:rsidR="00D67F69" w:rsidRDefault="00D67F69">
      <w:pPr>
        <w:pStyle w:val="code"/>
        <w:rPr>
          <w:ins w:id="264" w:author="Matty Kadosh" w:date="2015-09-07T18:52:00Z"/>
        </w:rPr>
        <w:pPrChange w:id="265" w:author="Matty Kadosh" w:date="2015-09-07T19:08:00Z">
          <w:pPr/>
        </w:pPrChange>
      </w:pPr>
      <w:ins w:id="266" w:author="Matty Kadosh" w:date="2015-09-07T18:52:00Z">
        <w:r>
          <w:t>typedef enum _sai_next_hop_type_t</w:t>
        </w:r>
      </w:ins>
    </w:p>
    <w:p w:rsidR="00D67F69" w:rsidRDefault="00D67F69">
      <w:pPr>
        <w:pStyle w:val="code"/>
        <w:rPr>
          <w:ins w:id="267" w:author="Matty Kadosh" w:date="2015-09-07T18:52:00Z"/>
        </w:rPr>
        <w:pPrChange w:id="268" w:author="Matty Kadosh" w:date="2015-09-07T19:08:00Z">
          <w:pPr/>
        </w:pPrChange>
      </w:pPr>
      <w:ins w:id="269" w:author="Matty Kadosh" w:date="2015-09-07T18:52:00Z">
        <w:r>
          <w:t>{</w:t>
        </w:r>
      </w:ins>
    </w:p>
    <w:p w:rsidR="00D67F69" w:rsidRDefault="00D67F69">
      <w:pPr>
        <w:pStyle w:val="code"/>
        <w:rPr>
          <w:ins w:id="270" w:author="Matty Kadosh" w:date="2015-09-07T19:10:00Z"/>
        </w:rPr>
        <w:pPrChange w:id="271" w:author="Matty Kadosh" w:date="2015-09-07T19:09:00Z">
          <w:pPr/>
        </w:pPrChange>
      </w:pPr>
      <w:ins w:id="272" w:author="Matty Kadosh" w:date="2015-09-07T18:52:00Z">
        <w:r>
          <w:t xml:space="preserve">    SAI_NEXT_HOP_IP,</w:t>
        </w:r>
      </w:ins>
    </w:p>
    <w:p w:rsidR="00B24C83" w:rsidRDefault="00B24C83">
      <w:pPr>
        <w:pStyle w:val="code"/>
        <w:rPr>
          <w:ins w:id="273" w:author="Matty Kadosh" w:date="2015-09-07T19:10:00Z"/>
        </w:rPr>
        <w:pPrChange w:id="274" w:author="Matty Kadosh" w:date="2015-09-07T19:09:00Z">
          <w:pPr/>
        </w:pPrChange>
      </w:pPr>
      <w:ins w:id="275" w:author="Matty Kadosh" w:date="2015-09-07T19:10:00Z">
        <w:r>
          <w:t>/*MPLS</w:t>
        </w:r>
      </w:ins>
      <w:ins w:id="276" w:author="Matty Kadosh" w:date="2015-09-07T19:11:00Z">
        <w:r>
          <w:t>(NHLFE)</w:t>
        </w:r>
      </w:ins>
      <w:ins w:id="277" w:author="Matty Kadosh" w:date="2015-09-07T19:10:00Z">
        <w:r>
          <w:t xml:space="preserve"> next hop */</w:t>
        </w:r>
      </w:ins>
    </w:p>
    <w:p w:rsidR="00B24C83" w:rsidRPr="00B24C83" w:rsidRDefault="00B24C83">
      <w:pPr>
        <w:pStyle w:val="code"/>
        <w:rPr>
          <w:ins w:id="278" w:author="Matty Kadosh" w:date="2015-09-07T19:10:00Z"/>
          <w:color w:val="FF0000"/>
          <w:rPrChange w:id="279" w:author="Matty Kadosh" w:date="2015-09-07T19:14:00Z">
            <w:rPr>
              <w:ins w:id="280" w:author="Matty Kadosh" w:date="2015-09-07T19:10:00Z"/>
            </w:rPr>
          </w:rPrChange>
        </w:rPr>
        <w:pPrChange w:id="281" w:author="Matty Kadosh" w:date="2015-09-07T19:11:00Z">
          <w:pPr/>
        </w:pPrChange>
      </w:pPr>
      <w:ins w:id="282" w:author="Matty Kadosh" w:date="2015-09-07T19:10:00Z">
        <w:r w:rsidRPr="00B24C83">
          <w:rPr>
            <w:color w:val="FF0000"/>
            <w:rPrChange w:id="283" w:author="Matty Kadosh" w:date="2015-09-07T19:14:00Z">
              <w:rPr/>
            </w:rPrChange>
          </w:rPr>
          <w:t xml:space="preserve">    SAI_NEXT_HOP_</w:t>
        </w:r>
      </w:ins>
      <w:ins w:id="284" w:author="Matty Kadosh" w:date="2015-09-07T19:11:00Z">
        <w:r w:rsidRPr="00B24C83">
          <w:rPr>
            <w:color w:val="FF0000"/>
            <w:rPrChange w:id="285" w:author="Matty Kadosh" w:date="2015-09-07T19:14:00Z">
              <w:rPr/>
            </w:rPrChange>
          </w:rPr>
          <w:t>MPLS</w:t>
        </w:r>
      </w:ins>
      <w:ins w:id="286" w:author="Matty Kadosh" w:date="2015-09-07T19:10:00Z">
        <w:r w:rsidRPr="00B24C83">
          <w:rPr>
            <w:color w:val="FF0000"/>
            <w:rPrChange w:id="287" w:author="Matty Kadosh" w:date="2015-09-07T19:14:00Z">
              <w:rPr/>
            </w:rPrChange>
          </w:rPr>
          <w:t>,</w:t>
        </w:r>
      </w:ins>
    </w:p>
    <w:p w:rsidR="00B24C83" w:rsidRDefault="00B24C83">
      <w:pPr>
        <w:pStyle w:val="code"/>
        <w:rPr>
          <w:ins w:id="288" w:author="Matty Kadosh" w:date="2015-09-07T19:08:00Z"/>
        </w:rPr>
        <w:pPrChange w:id="289" w:author="Matty Kadosh" w:date="2015-09-07T19:09:00Z">
          <w:pPr/>
        </w:pPrChange>
      </w:pPr>
      <w:ins w:id="290" w:author="Matty Kadosh" w:date="2015-09-07T19:10:00Z">
        <w:r>
          <w:t xml:space="preserve"> /*tunnel next hop */ </w:t>
        </w:r>
      </w:ins>
    </w:p>
    <w:p w:rsidR="00B24C83" w:rsidRDefault="00B24C83">
      <w:pPr>
        <w:pStyle w:val="code"/>
        <w:rPr>
          <w:ins w:id="291" w:author="Matty Kadosh" w:date="2015-09-07T19:08:00Z"/>
        </w:rPr>
        <w:pPrChange w:id="292" w:author="Matty Kadosh" w:date="2015-09-07T19:08:00Z">
          <w:pPr/>
        </w:pPrChange>
      </w:pPr>
      <w:ins w:id="293" w:author="Matty Kadosh" w:date="2015-09-07T19:08:00Z">
        <w:r>
          <w:t xml:space="preserve">    SAI_NEXT_HOP_</w:t>
        </w:r>
      </w:ins>
      <w:ins w:id="294" w:author="Matty Kadosh" w:date="2015-09-07T19:09:00Z">
        <w:r>
          <w:t>TUNNEL_DECAP</w:t>
        </w:r>
      </w:ins>
      <w:ins w:id="295" w:author="Matty Kadosh" w:date="2015-09-07T19:08:00Z">
        <w:r>
          <w:t>,</w:t>
        </w:r>
      </w:ins>
    </w:p>
    <w:p w:rsidR="00D67F69" w:rsidRDefault="00B24C83">
      <w:pPr>
        <w:pStyle w:val="code"/>
        <w:rPr>
          <w:ins w:id="296" w:author="Matty Kadosh" w:date="2015-09-07T18:52:00Z"/>
        </w:rPr>
        <w:pPrChange w:id="297" w:author="Matty Kadosh" w:date="2015-09-07T19:11:00Z">
          <w:pPr/>
        </w:pPrChange>
      </w:pPr>
      <w:ins w:id="298" w:author="Matty Kadosh" w:date="2015-09-07T19:09:00Z">
        <w:r>
          <w:t xml:space="preserve">    </w:t>
        </w:r>
      </w:ins>
      <w:ins w:id="299" w:author="Matty Kadosh" w:date="2015-09-07T19:08:00Z">
        <w:r>
          <w:t>SAI_NEXT_HOP_</w:t>
        </w:r>
      </w:ins>
      <w:ins w:id="300" w:author="Matty Kadosh" w:date="2015-09-07T19:09:00Z">
        <w:r>
          <w:t>TUNNEL_ENCAP</w:t>
        </w:r>
      </w:ins>
      <w:ins w:id="301" w:author="Matty Kadosh" w:date="2015-09-07T19:08:00Z">
        <w:r>
          <w:t>,</w:t>
        </w:r>
      </w:ins>
    </w:p>
    <w:p w:rsidR="00D67F69" w:rsidRDefault="00D67F69">
      <w:pPr>
        <w:pStyle w:val="code"/>
        <w:rPr>
          <w:ins w:id="302" w:author="Matty Kadosh" w:date="2015-09-07T18:52:00Z"/>
        </w:rPr>
        <w:pPrChange w:id="303" w:author="Matty Kadosh" w:date="2015-09-07T19:08:00Z">
          <w:pPr/>
        </w:pPrChange>
      </w:pPr>
      <w:ins w:id="304" w:author="Matty Kadosh" w:date="2015-09-07T18:52:00Z">
        <w:r>
          <w:t>} sai_next_hop_type_t;</w:t>
        </w:r>
      </w:ins>
    </w:p>
    <w:p w:rsidR="00D67F69" w:rsidRDefault="00D67F69">
      <w:pPr>
        <w:pStyle w:val="code"/>
        <w:rPr>
          <w:ins w:id="305" w:author="Matty Kadosh" w:date="2015-09-07T19:11:00Z"/>
        </w:rPr>
        <w:pPrChange w:id="306" w:author="Matty Kadosh" w:date="2015-09-07T19:08:00Z">
          <w:pPr/>
        </w:pPrChange>
      </w:pPr>
    </w:p>
    <w:p w:rsidR="00B24C83" w:rsidRDefault="00B24C83">
      <w:pPr>
        <w:pStyle w:val="code"/>
        <w:rPr>
          <w:ins w:id="307" w:author="Matty Kadosh" w:date="2015-09-07T19:11:00Z"/>
        </w:rPr>
        <w:pPrChange w:id="308" w:author="Matty Kadosh" w:date="2015-09-07T19:08:00Z">
          <w:pPr/>
        </w:pPrChange>
      </w:pPr>
    </w:p>
    <w:p w:rsidR="00B24C83" w:rsidRDefault="00B24C83">
      <w:pPr>
        <w:pStyle w:val="code"/>
        <w:rPr>
          <w:ins w:id="309" w:author="Matty Kadosh" w:date="2015-09-07T19:11:00Z"/>
        </w:rPr>
        <w:pPrChange w:id="310" w:author="Matty Kadosh" w:date="2015-09-07T19:08:00Z">
          <w:pPr/>
        </w:pPrChange>
      </w:pPr>
    </w:p>
    <w:p w:rsidR="00B24C83" w:rsidRDefault="00B24C83">
      <w:pPr>
        <w:pStyle w:val="code"/>
        <w:rPr>
          <w:ins w:id="311" w:author="Matty Kadosh" w:date="2015-09-07T18:52:00Z"/>
        </w:rPr>
        <w:pPrChange w:id="312" w:author="Matty Kadosh" w:date="2015-09-07T19:08:00Z">
          <w:pPr/>
        </w:pPrChange>
      </w:pPr>
    </w:p>
    <w:p w:rsidR="00D67F69" w:rsidRDefault="00D67F69">
      <w:pPr>
        <w:pStyle w:val="code"/>
        <w:rPr>
          <w:ins w:id="313" w:author="Matty Kadosh" w:date="2015-09-07T18:52:00Z"/>
        </w:rPr>
        <w:pPrChange w:id="314" w:author="Matty Kadosh" w:date="2015-09-07T19:08:00Z">
          <w:pPr/>
        </w:pPrChange>
      </w:pPr>
      <w:ins w:id="315" w:author="Matty Kadosh" w:date="2015-09-07T18:52:00Z">
        <w:r>
          <w:t>typedef enum _sai_next_hop_attr_t</w:t>
        </w:r>
      </w:ins>
    </w:p>
    <w:p w:rsidR="00D67F69" w:rsidRDefault="00D67F69">
      <w:pPr>
        <w:pStyle w:val="code"/>
        <w:rPr>
          <w:ins w:id="316" w:author="Matty Kadosh" w:date="2015-09-07T18:52:00Z"/>
        </w:rPr>
        <w:pPrChange w:id="317" w:author="Matty Kadosh" w:date="2015-09-07T19:08:00Z">
          <w:pPr/>
        </w:pPrChange>
      </w:pPr>
      <w:ins w:id="318" w:author="Matty Kadosh" w:date="2015-09-07T18:52:00Z">
        <w:r>
          <w:t>{</w:t>
        </w:r>
      </w:ins>
    </w:p>
    <w:p w:rsidR="00D67F69" w:rsidRDefault="00D67F69">
      <w:pPr>
        <w:pStyle w:val="code"/>
        <w:rPr>
          <w:ins w:id="319" w:author="Matty Kadosh" w:date="2015-09-07T18:52:00Z"/>
        </w:rPr>
        <w:pPrChange w:id="320" w:author="Matty Kadosh" w:date="2015-09-07T19:08:00Z">
          <w:pPr/>
        </w:pPrChange>
      </w:pPr>
      <w:ins w:id="321" w:author="Matty Kadosh" w:date="2015-09-07T18:52:00Z">
        <w:r>
          <w:t xml:space="preserve">    /** READ-ONLY */</w:t>
        </w:r>
      </w:ins>
    </w:p>
    <w:p w:rsidR="00D67F69" w:rsidRDefault="00D67F69">
      <w:pPr>
        <w:pStyle w:val="code"/>
        <w:rPr>
          <w:ins w:id="322" w:author="Matty Kadosh" w:date="2015-09-07T18:52:00Z"/>
        </w:rPr>
        <w:pPrChange w:id="323" w:author="Matty Kadosh" w:date="2015-09-07T19:08:00Z">
          <w:pPr/>
        </w:pPrChange>
      </w:pPr>
    </w:p>
    <w:p w:rsidR="00D67F69" w:rsidRDefault="00D67F69">
      <w:pPr>
        <w:pStyle w:val="code"/>
        <w:rPr>
          <w:ins w:id="324" w:author="Matty Kadosh" w:date="2015-09-07T18:52:00Z"/>
        </w:rPr>
        <w:pPrChange w:id="325" w:author="Matty Kadosh" w:date="2015-09-07T19:08:00Z">
          <w:pPr/>
        </w:pPrChange>
      </w:pPr>
      <w:ins w:id="326" w:author="Matty Kadosh" w:date="2015-09-07T18:52:00Z">
        <w:r>
          <w:t xml:space="preserve">    /** READ-WRITE */</w:t>
        </w:r>
      </w:ins>
    </w:p>
    <w:p w:rsidR="00D67F69" w:rsidRDefault="00D67F69">
      <w:pPr>
        <w:pStyle w:val="code"/>
        <w:rPr>
          <w:ins w:id="327" w:author="Matty Kadosh" w:date="2015-09-07T18:52:00Z"/>
        </w:rPr>
        <w:pPrChange w:id="328" w:author="Matty Kadosh" w:date="2015-09-07T19:08:00Z">
          <w:pPr/>
        </w:pPrChange>
      </w:pPr>
    </w:p>
    <w:p w:rsidR="00D67F69" w:rsidRDefault="00D67F69">
      <w:pPr>
        <w:pStyle w:val="code"/>
        <w:rPr>
          <w:ins w:id="329" w:author="Matty Kadosh" w:date="2015-09-07T18:52:00Z"/>
        </w:rPr>
        <w:pPrChange w:id="330" w:author="Matty Kadosh" w:date="2015-09-07T19:08:00Z">
          <w:pPr/>
        </w:pPrChange>
      </w:pPr>
      <w:ins w:id="331" w:author="Matty Kadosh" w:date="2015-09-07T18:52:00Z">
        <w:r>
          <w:t xml:space="preserve">    /** Next hop entry type [sai_next_hop_type_t] (MANDATORY_ON_CREATE|CREATE_ONLY) */</w:t>
        </w:r>
      </w:ins>
    </w:p>
    <w:p w:rsidR="00D67F69" w:rsidRDefault="00D67F69">
      <w:pPr>
        <w:pStyle w:val="code"/>
        <w:rPr>
          <w:ins w:id="332" w:author="Matty Kadosh" w:date="2015-09-07T18:52:00Z"/>
        </w:rPr>
        <w:pPrChange w:id="333" w:author="Matty Kadosh" w:date="2015-09-07T19:08:00Z">
          <w:pPr/>
        </w:pPrChange>
      </w:pPr>
      <w:ins w:id="334" w:author="Matty Kadosh" w:date="2015-09-07T18:52:00Z">
        <w:r>
          <w:t xml:space="preserve">    SAI_NEXT_HOP_ATTR_TYPE,</w:t>
        </w:r>
      </w:ins>
    </w:p>
    <w:p w:rsidR="00D67F69" w:rsidRDefault="00D67F69">
      <w:pPr>
        <w:pStyle w:val="code"/>
        <w:rPr>
          <w:ins w:id="335" w:author="Matty Kadosh" w:date="2015-09-07T18:52:00Z"/>
        </w:rPr>
        <w:pPrChange w:id="336" w:author="Matty Kadosh" w:date="2015-09-07T19:08:00Z">
          <w:pPr/>
        </w:pPrChange>
      </w:pPr>
    </w:p>
    <w:p w:rsidR="00D67F69" w:rsidRDefault="00D67F69">
      <w:pPr>
        <w:pStyle w:val="code"/>
        <w:rPr>
          <w:ins w:id="337" w:author="Matty Kadosh" w:date="2015-09-07T18:52:00Z"/>
        </w:rPr>
        <w:pPrChange w:id="338" w:author="Matty Kadosh" w:date="2015-09-07T19:08:00Z">
          <w:pPr/>
        </w:pPrChange>
      </w:pPr>
      <w:ins w:id="339" w:author="Matty Kadosh" w:date="2015-09-07T18:52:00Z">
        <w:r>
          <w:t xml:space="preserve">    /** Next hop entry ipv4 address [sai_ip_address_t]</w:t>
        </w:r>
      </w:ins>
    </w:p>
    <w:p w:rsidR="00D67F69" w:rsidRDefault="00D67F69">
      <w:pPr>
        <w:pStyle w:val="code"/>
        <w:rPr>
          <w:ins w:id="340" w:author="Matty Kadosh" w:date="2015-09-07T18:52:00Z"/>
        </w:rPr>
        <w:pPrChange w:id="341" w:author="Matty Kadosh" w:date="2015-09-07T19:08:00Z">
          <w:pPr/>
        </w:pPrChange>
      </w:pPr>
      <w:ins w:id="342" w:author="Matty Kadosh" w:date="2015-09-07T18:52:00Z">
        <w:r>
          <w:t xml:space="preserve">     * (MANDATORY_ON_CREATE when SAI_NEXT_HOP_ATTR_TYPE = SAI_NEXT_HOP_IP)</w:t>
        </w:r>
      </w:ins>
    </w:p>
    <w:p w:rsidR="00D67F69" w:rsidRDefault="00D67F69">
      <w:pPr>
        <w:pStyle w:val="code"/>
        <w:rPr>
          <w:ins w:id="343" w:author="Matty Kadosh" w:date="2015-09-07T18:52:00Z"/>
        </w:rPr>
        <w:pPrChange w:id="344" w:author="Matty Kadosh" w:date="2015-09-07T19:08:00Z">
          <w:pPr/>
        </w:pPrChange>
      </w:pPr>
      <w:ins w:id="345" w:author="Matty Kadosh" w:date="2015-09-07T18:52:00Z">
        <w:r>
          <w:t xml:space="preserve">     * (CREATE_ONLY) */</w:t>
        </w:r>
      </w:ins>
    </w:p>
    <w:p w:rsidR="00D67F69" w:rsidRDefault="00D67F69">
      <w:pPr>
        <w:pStyle w:val="code"/>
        <w:rPr>
          <w:ins w:id="346" w:author="Matty Kadosh" w:date="2015-09-07T19:12:00Z"/>
        </w:rPr>
        <w:pPrChange w:id="347" w:author="Matty Kadosh" w:date="2015-09-07T19:08:00Z">
          <w:pPr/>
        </w:pPrChange>
      </w:pPr>
      <w:ins w:id="348" w:author="Matty Kadosh" w:date="2015-09-07T18:52:00Z">
        <w:r>
          <w:t xml:space="preserve">    SAI_NEXT_HOP_ATTR_IP,</w:t>
        </w:r>
      </w:ins>
    </w:p>
    <w:p w:rsidR="00B24C83" w:rsidRDefault="00B24C83" w:rsidP="00B24C83">
      <w:pPr>
        <w:pStyle w:val="code"/>
        <w:rPr>
          <w:ins w:id="349" w:author="Matty Kadosh" w:date="2015-09-07T19:18:00Z"/>
        </w:rPr>
      </w:pPr>
      <w:ins w:id="350" w:author="Matty Kadosh" w:date="2015-09-07T19:18:00Z">
        <w:r>
          <w:t xml:space="preserve">    /** Next hop entry router interface id [sai_object_id_t] (MANDATORY_ON_CREATE|CREATE_ONLY) */</w:t>
        </w:r>
      </w:ins>
    </w:p>
    <w:p w:rsidR="00B24C83" w:rsidRDefault="00B24C83" w:rsidP="00B24C83">
      <w:pPr>
        <w:pStyle w:val="code"/>
        <w:rPr>
          <w:ins w:id="351" w:author="Matty Kadosh" w:date="2015-09-07T19:18:00Z"/>
        </w:rPr>
      </w:pPr>
      <w:ins w:id="352" w:author="Matty Kadosh" w:date="2015-09-07T19:18:00Z">
        <w:r>
          <w:t xml:space="preserve">    SAI_NEXT_HOP_ATTR_ROUTER_INTERFACE_ID,</w:t>
        </w:r>
      </w:ins>
    </w:p>
    <w:p w:rsidR="00B24C83" w:rsidRDefault="00B24C83" w:rsidP="00B24C83">
      <w:pPr>
        <w:pStyle w:val="code"/>
        <w:rPr>
          <w:ins w:id="353" w:author="Matty Kadosh" w:date="2015-09-07T19:18:00Z"/>
        </w:rPr>
      </w:pPr>
    </w:p>
    <w:p w:rsidR="00B24C83" w:rsidRDefault="00B24C83" w:rsidP="00B24C83">
      <w:pPr>
        <w:pStyle w:val="code"/>
        <w:rPr>
          <w:ins w:id="354" w:author="Matty Kadosh" w:date="2015-09-07T19:18:00Z"/>
        </w:rPr>
      </w:pPr>
      <w:ins w:id="355" w:author="Matty Kadosh" w:date="2015-09-07T19:18:00Z">
        <w:r>
          <w:t xml:space="preserve">    /* -- */</w:t>
        </w:r>
      </w:ins>
    </w:p>
    <w:p w:rsidR="00B24C83" w:rsidRDefault="00B24C83">
      <w:pPr>
        <w:pStyle w:val="code"/>
        <w:rPr>
          <w:ins w:id="356" w:author="Matty Kadosh" w:date="2015-09-07T19:12:00Z"/>
        </w:rPr>
        <w:pPrChange w:id="357" w:author="Matty Kadosh" w:date="2015-09-07T19:08:00Z">
          <w:pPr/>
        </w:pPrChange>
      </w:pPr>
    </w:p>
    <w:p w:rsidR="00B24C83" w:rsidRDefault="00B24C83">
      <w:pPr>
        <w:pStyle w:val="code"/>
        <w:rPr>
          <w:ins w:id="358" w:author="Matty Kadosh" w:date="2015-09-07T19:12:00Z"/>
        </w:rPr>
      </w:pPr>
      <w:ins w:id="359" w:author="Matty Kadosh" w:date="2015-09-07T19:12:00Z">
        <w:r>
          <w:t xml:space="preserve">    /** Next hop entry </w:t>
        </w:r>
      </w:ins>
      <w:ins w:id="360" w:author="Matty Kadosh" w:date="2015-09-07T19:18:00Z">
        <w:r w:rsidR="007A1666">
          <w:t>tunnel-dst</w:t>
        </w:r>
      </w:ins>
      <w:ins w:id="361" w:author="Matty Kadosh" w:date="2015-09-07T19:15:00Z">
        <w:r>
          <w:t xml:space="preserve"> </w:t>
        </w:r>
      </w:ins>
      <w:ins w:id="362" w:author="Matty Kadosh" w:date="2015-09-07T19:12:00Z">
        <w:r>
          <w:t>[sai_</w:t>
        </w:r>
      </w:ins>
      <w:ins w:id="363" w:author="Matty Kadosh" w:date="2015-09-07T19:15:00Z">
        <w:r>
          <w:t>object</w:t>
        </w:r>
      </w:ins>
      <w:ins w:id="364" w:author="Matty Kadosh" w:date="2015-09-07T19:12:00Z">
        <w:r>
          <w:t>_</w:t>
        </w:r>
      </w:ins>
      <w:ins w:id="365" w:author="Matty Kadosh" w:date="2015-09-07T19:15:00Z">
        <w:r>
          <w:t>id</w:t>
        </w:r>
      </w:ins>
      <w:ins w:id="366" w:author="Matty Kadosh" w:date="2015-09-07T19:12:00Z">
        <w:r>
          <w:t>_t]</w:t>
        </w:r>
      </w:ins>
    </w:p>
    <w:p w:rsidR="00B24C83" w:rsidRDefault="00B24C83">
      <w:pPr>
        <w:pStyle w:val="code"/>
        <w:rPr>
          <w:ins w:id="367" w:author="Matty Kadosh" w:date="2015-09-07T19:12:00Z"/>
        </w:rPr>
      </w:pPr>
      <w:ins w:id="368" w:author="Matty Kadosh" w:date="2015-09-07T19:12:00Z">
        <w:r>
          <w:t xml:space="preserve">     * (MANDATORY_ON_CRE</w:t>
        </w:r>
        <w:r w:rsidR="007A1666">
          <w:t>ATE when SAI_NEXT_HOP_ATTR_TYPE</w:t>
        </w:r>
      </w:ins>
      <w:ins w:id="369" w:author="Matty Kadosh" w:date="2015-09-07T19:19:00Z">
        <w:r w:rsidR="007A1666">
          <w:t>=</w:t>
        </w:r>
      </w:ins>
      <w:ins w:id="370" w:author="Matty Kadosh" w:date="2015-09-07T19:16:00Z">
        <w:r>
          <w:t>SAI_NEXT_HOP_TUNNEL_ENCAP</w:t>
        </w:r>
      </w:ins>
      <w:ins w:id="371" w:author="Matty Kadosh" w:date="2015-09-07T19:12:00Z">
        <w:r>
          <w:t>)</w:t>
        </w:r>
      </w:ins>
    </w:p>
    <w:p w:rsidR="00B24C83" w:rsidRDefault="00B24C83" w:rsidP="00B24C83">
      <w:pPr>
        <w:pStyle w:val="code"/>
        <w:rPr>
          <w:ins w:id="372" w:author="Matty Kadosh" w:date="2015-09-07T19:12:00Z"/>
        </w:rPr>
      </w:pPr>
      <w:ins w:id="373" w:author="Matty Kadosh" w:date="2015-09-07T19:12:00Z">
        <w:r>
          <w:t xml:space="preserve">     * (CREATE_ONLY) */</w:t>
        </w:r>
      </w:ins>
    </w:p>
    <w:p w:rsidR="00B24C83" w:rsidRDefault="00B24C83" w:rsidP="00B24C83">
      <w:pPr>
        <w:pStyle w:val="code"/>
        <w:rPr>
          <w:ins w:id="374" w:author="Matty Kadosh" w:date="2015-09-07T19:18:00Z"/>
        </w:rPr>
      </w:pPr>
      <w:ins w:id="375" w:author="Matty Kadosh" w:date="2015-09-07T19:12:00Z">
        <w:r>
          <w:t xml:space="preserve">    SAI_NEXT_HOP_ATTR_</w:t>
        </w:r>
      </w:ins>
      <w:ins w:id="376" w:author="Matty Kadosh" w:date="2015-09-07T19:19:00Z">
        <w:r w:rsidR="007A1666">
          <w:t>TUNNEL_DST</w:t>
        </w:r>
      </w:ins>
      <w:ins w:id="377" w:author="Matty Kadosh" w:date="2015-09-07T19:12:00Z">
        <w:r>
          <w:t>,</w:t>
        </w:r>
      </w:ins>
    </w:p>
    <w:p w:rsidR="00B24C83" w:rsidRDefault="00B24C83" w:rsidP="00B24C83">
      <w:pPr>
        <w:pStyle w:val="code"/>
        <w:rPr>
          <w:ins w:id="378" w:author="Matty Kadosh" w:date="2015-09-07T19:17:00Z"/>
        </w:rPr>
      </w:pPr>
    </w:p>
    <w:p w:rsidR="00B24C83" w:rsidRDefault="00B24C83" w:rsidP="00B24C83">
      <w:pPr>
        <w:pStyle w:val="code"/>
        <w:rPr>
          <w:ins w:id="379" w:author="Matty Kadosh" w:date="2015-09-07T19:18:00Z"/>
        </w:rPr>
      </w:pPr>
      <w:ins w:id="380" w:author="Matty Kadosh" w:date="2015-09-07T19:18:00Z">
        <w:r>
          <w:t xml:space="preserve">     /** Next hop entry tunnel-id [sai_object_id_t]</w:t>
        </w:r>
      </w:ins>
    </w:p>
    <w:p w:rsidR="00B24C83" w:rsidRDefault="00B24C83" w:rsidP="00B24C83">
      <w:pPr>
        <w:pStyle w:val="code"/>
        <w:rPr>
          <w:ins w:id="381" w:author="Matty Kadosh" w:date="2015-09-07T19:18:00Z"/>
        </w:rPr>
      </w:pPr>
      <w:ins w:id="382" w:author="Matty Kadosh" w:date="2015-09-07T19:18:00Z">
        <w:r>
          <w:t xml:space="preserve">     * (MANDATORY_ON_CREATE when SAI_NEXT_HOP_ATTR_TYPE = SAI_NEXT_HOP_TUNNEL_DECAP | SAI_NEXT_HOP_TUNNEL_ENCAP)</w:t>
        </w:r>
      </w:ins>
    </w:p>
    <w:p w:rsidR="00B24C83" w:rsidRDefault="00B24C83" w:rsidP="00B24C83">
      <w:pPr>
        <w:pStyle w:val="code"/>
        <w:rPr>
          <w:ins w:id="383" w:author="Matty Kadosh" w:date="2015-09-07T19:18:00Z"/>
        </w:rPr>
      </w:pPr>
      <w:ins w:id="384" w:author="Matty Kadosh" w:date="2015-09-07T19:18:00Z">
        <w:r>
          <w:t xml:space="preserve">     * (CREATE_ONLY) */</w:t>
        </w:r>
      </w:ins>
    </w:p>
    <w:p w:rsidR="00B24C83" w:rsidRDefault="00B24C83" w:rsidP="00B24C83">
      <w:pPr>
        <w:pStyle w:val="code"/>
        <w:rPr>
          <w:ins w:id="385" w:author="Matty Kadosh" w:date="2015-09-07T19:18:00Z"/>
        </w:rPr>
      </w:pPr>
      <w:ins w:id="386" w:author="Matty Kadosh" w:date="2015-09-07T19:18:00Z">
        <w:r>
          <w:t xml:space="preserve">    SAI_NEXT_HOP_ATTR_TUNNEL_ID,</w:t>
        </w:r>
      </w:ins>
    </w:p>
    <w:p w:rsidR="00B24C83" w:rsidRDefault="00B24C83" w:rsidP="00B24C83">
      <w:pPr>
        <w:pStyle w:val="code"/>
        <w:rPr>
          <w:ins w:id="387" w:author="Matty Kadosh" w:date="2015-09-07T19:12:00Z"/>
        </w:rPr>
      </w:pPr>
    </w:p>
    <w:p w:rsidR="00B24C83" w:rsidRDefault="00B24C83">
      <w:pPr>
        <w:pStyle w:val="code"/>
        <w:rPr>
          <w:ins w:id="388" w:author="Matty Kadosh" w:date="2015-09-07T18:52:00Z"/>
        </w:rPr>
        <w:pPrChange w:id="389" w:author="Matty Kadosh" w:date="2015-09-07T19:08:00Z">
          <w:pPr/>
        </w:pPrChange>
      </w:pPr>
    </w:p>
    <w:p w:rsidR="00D67F69" w:rsidRDefault="00D67F69">
      <w:pPr>
        <w:pStyle w:val="code"/>
        <w:rPr>
          <w:ins w:id="390" w:author="Matty Kadosh" w:date="2015-09-07T18:52:00Z"/>
        </w:rPr>
        <w:pPrChange w:id="391" w:author="Matty Kadosh" w:date="2015-09-07T19:08:00Z">
          <w:pPr/>
        </w:pPrChange>
      </w:pPr>
    </w:p>
    <w:p w:rsidR="00D67F69" w:rsidRDefault="00D67F69">
      <w:pPr>
        <w:pStyle w:val="code"/>
        <w:rPr>
          <w:ins w:id="392" w:author="Matty Kadosh" w:date="2015-09-07T18:52:00Z"/>
        </w:rPr>
        <w:pPrChange w:id="393" w:author="Matty Kadosh" w:date="2015-09-07T19:08:00Z">
          <w:pPr/>
        </w:pPrChange>
      </w:pPr>
    </w:p>
    <w:p w:rsidR="00D67F69" w:rsidRDefault="00D67F69">
      <w:pPr>
        <w:pStyle w:val="code"/>
        <w:rPr>
          <w:ins w:id="394" w:author="Matty Kadosh" w:date="2015-09-07T18:52:00Z"/>
        </w:rPr>
        <w:pPrChange w:id="395" w:author="Matty Kadosh" w:date="2015-09-07T19:08:00Z">
          <w:pPr/>
        </w:pPrChange>
      </w:pPr>
      <w:ins w:id="396" w:author="Matty Kadosh" w:date="2015-09-07T18:52:00Z">
        <w:r>
          <w:t xml:space="preserve">    /** Custom range base value */</w:t>
        </w:r>
      </w:ins>
    </w:p>
    <w:p w:rsidR="00D67F69" w:rsidRDefault="00D67F69">
      <w:pPr>
        <w:pStyle w:val="code"/>
        <w:rPr>
          <w:ins w:id="397" w:author="Matty Kadosh" w:date="2015-09-07T18:52:00Z"/>
        </w:rPr>
        <w:pPrChange w:id="398" w:author="Matty Kadosh" w:date="2015-09-07T19:08:00Z">
          <w:pPr/>
        </w:pPrChange>
      </w:pPr>
      <w:ins w:id="399" w:author="Matty Kadosh" w:date="2015-09-07T18:52:00Z">
        <w:r>
          <w:t xml:space="preserve">    SAI_NEXT_HOP_ATTR_CUSTOM_RANGE_BASE  = 0x10000000</w:t>
        </w:r>
      </w:ins>
    </w:p>
    <w:p w:rsidR="00D67F69" w:rsidRDefault="00D67F69">
      <w:pPr>
        <w:pStyle w:val="code"/>
        <w:rPr>
          <w:ins w:id="400" w:author="Matty Kadosh" w:date="2015-09-07T18:52:00Z"/>
        </w:rPr>
        <w:pPrChange w:id="401" w:author="Matty Kadosh" w:date="2015-09-07T19:08:00Z">
          <w:pPr/>
        </w:pPrChange>
      </w:pPr>
    </w:p>
    <w:p w:rsidR="00D67F69" w:rsidRDefault="00D67F69">
      <w:pPr>
        <w:pStyle w:val="code"/>
        <w:rPr>
          <w:ins w:id="402" w:author="Matty Kadosh" w:date="2015-09-07T18:52:00Z"/>
        </w:rPr>
        <w:pPrChange w:id="403" w:author="Matty Kadosh" w:date="2015-09-07T19:08:00Z">
          <w:pPr/>
        </w:pPrChange>
      </w:pPr>
      <w:ins w:id="404" w:author="Matty Kadosh" w:date="2015-09-07T18:52:00Z">
        <w:r>
          <w:t>} sai_next_hop_attr_t;</w:t>
        </w:r>
      </w:ins>
    </w:p>
    <w:p w:rsidR="00D67F69" w:rsidRDefault="00D67F69">
      <w:pPr>
        <w:pStyle w:val="code"/>
        <w:rPr>
          <w:ins w:id="405" w:author="Matty Kadosh" w:date="2015-09-07T19:19:00Z"/>
        </w:rPr>
        <w:pPrChange w:id="406" w:author="Matty Kadosh" w:date="2015-09-07T19:08:00Z">
          <w:pPr/>
        </w:pPrChange>
      </w:pPr>
    </w:p>
    <w:p w:rsidR="007A1666" w:rsidRDefault="007A1666">
      <w:pPr>
        <w:pStyle w:val="code"/>
        <w:rPr>
          <w:ins w:id="407" w:author="Matty Kadosh" w:date="2015-09-07T18:52:00Z"/>
        </w:rPr>
        <w:pPrChange w:id="408" w:author="Matty Kadosh" w:date="2015-09-07T19:08:00Z">
          <w:pPr/>
        </w:pPrChange>
      </w:pPr>
    </w:p>
    <w:p w:rsidR="00D67F69" w:rsidRDefault="00D67F69">
      <w:pPr>
        <w:pStyle w:val="code"/>
        <w:rPr>
          <w:ins w:id="409" w:author="Matty Kadosh" w:date="2015-09-07T18:52:00Z"/>
        </w:rPr>
        <w:pPrChange w:id="410" w:author="Matty Kadosh" w:date="2015-09-07T19:08:00Z">
          <w:pPr/>
        </w:pPrChange>
      </w:pPr>
    </w:p>
    <w:p w:rsidR="008F13F1" w:rsidRPr="007449B0" w:rsidRDefault="00D67F69">
      <w:pPr>
        <w:pStyle w:val="code"/>
        <w:rPr>
          <w:ins w:id="411" w:author="Matty Kadosh" w:date="2015-09-06T13:35:00Z"/>
        </w:rPr>
        <w:pPrChange w:id="412" w:author="Matty Kadosh" w:date="2015-09-07T19:08:00Z">
          <w:pPr>
            <w:pStyle w:val="Heading2"/>
          </w:pPr>
        </w:pPrChange>
      </w:pPr>
      <w:ins w:id="413" w:author="Matty Kadosh" w:date="2015-09-07T18:52:00Z">
        <w:r>
          <w:t>} sai_next_hop_api_t;</w:t>
        </w:r>
      </w:ins>
    </w:p>
    <w:p w:rsidR="008F13F1" w:rsidRPr="008F13F1" w:rsidRDefault="008F13F1">
      <w:pPr>
        <w:rPr>
          <w:ins w:id="414" w:author="Matty Kadosh" w:date="2015-09-07T12:01:00Z"/>
          <w:rPrChange w:id="415" w:author="Matty Kadosh" w:date="2015-09-07T12:03:00Z">
            <w:rPr>
              <w:ins w:id="416" w:author="Matty Kadosh" w:date="2015-09-07T12:01:00Z"/>
              <w:lang w:bidi="he-IL"/>
            </w:rPr>
          </w:rPrChange>
        </w:rPr>
        <w:pPrChange w:id="417" w:author="Matty Kadosh" w:date="2015-09-07T12:03:00Z">
          <w:pPr>
            <w:pStyle w:val="Heading3"/>
          </w:pPr>
        </w:pPrChange>
      </w:pPr>
    </w:p>
    <w:p w:rsidR="008F13F1" w:rsidRDefault="008F13F1" w:rsidP="008F13F1">
      <w:pPr>
        <w:pStyle w:val="Heading2"/>
        <w:rPr>
          <w:ins w:id="418" w:author="Matty Kadosh" w:date="2015-09-07T12:03:00Z"/>
        </w:rPr>
      </w:pPr>
      <w:ins w:id="419" w:author="Matty Kadosh" w:date="2015-09-07T12:03:00Z">
        <w:r>
          <w:t xml:space="preserve">Tunnel object </w:t>
        </w:r>
      </w:ins>
    </w:p>
    <w:p w:rsidR="007449B0" w:rsidRDefault="007449B0">
      <w:pPr>
        <w:pStyle w:val="code"/>
        <w:rPr>
          <w:ins w:id="420" w:author="Matty Kadosh" w:date="2015-09-21T16:56:00Z"/>
        </w:rPr>
        <w:pPrChange w:id="421" w:author="Matty Kadosh" w:date="2015-09-07T19:23:00Z">
          <w:pPr/>
        </w:pPrChange>
      </w:pPr>
    </w:p>
    <w:p w:rsidR="007449B0" w:rsidRDefault="007449B0">
      <w:pPr>
        <w:pStyle w:val="code"/>
        <w:rPr>
          <w:ins w:id="422" w:author="Matty Kadosh" w:date="2015-09-21T17:18:00Z"/>
        </w:rPr>
        <w:pPrChange w:id="423" w:author="Matty Kadosh" w:date="2015-09-07T19:23:00Z">
          <w:pPr/>
        </w:pPrChange>
      </w:pPr>
    </w:p>
    <w:p w:rsidR="000E1A6E" w:rsidRDefault="000E1A6E">
      <w:pPr>
        <w:pStyle w:val="code"/>
        <w:rPr>
          <w:ins w:id="424" w:author="Matty Kadosh" w:date="2015-09-21T17:18:00Z"/>
        </w:rPr>
        <w:pPrChange w:id="425" w:author="Matty Kadosh" w:date="2015-09-07T19:23:00Z">
          <w:pPr/>
        </w:pPrChange>
      </w:pPr>
    </w:p>
    <w:p w:rsidR="000E1A6E" w:rsidRDefault="000E1A6E">
      <w:pPr>
        <w:pStyle w:val="code"/>
        <w:rPr>
          <w:ins w:id="426" w:author="Matty Kadosh" w:date="2015-09-21T17:18:00Z"/>
        </w:rPr>
        <w:pPrChange w:id="427" w:author="Matty Kadosh" w:date="2015-09-07T19:23:00Z">
          <w:pPr/>
        </w:pPrChange>
      </w:pPr>
      <w:ins w:id="428" w:author="Matty Kadosh" w:date="2015-09-21T17:18:00Z">
        <w:r>
          <w:t>typedef enum _sai_tunnel_type_t</w:t>
        </w:r>
      </w:ins>
    </w:p>
    <w:p w:rsidR="000E1A6E" w:rsidRDefault="000E1A6E">
      <w:pPr>
        <w:pStyle w:val="code"/>
        <w:rPr>
          <w:ins w:id="429" w:author="Matty Kadosh" w:date="2015-09-21T17:18:00Z"/>
        </w:rPr>
        <w:pPrChange w:id="430" w:author="Matty Kadosh" w:date="2015-09-07T19:23:00Z">
          <w:pPr/>
        </w:pPrChange>
      </w:pPr>
      <w:ins w:id="431" w:author="Matty Kadosh" w:date="2015-09-21T17:18:00Z">
        <w:r>
          <w:t>{</w:t>
        </w:r>
      </w:ins>
    </w:p>
    <w:p w:rsidR="000E1A6E" w:rsidRDefault="000E1A6E">
      <w:pPr>
        <w:pStyle w:val="code"/>
        <w:rPr>
          <w:ins w:id="432" w:author="Matty Kadosh" w:date="2015-09-21T17:19:00Z"/>
        </w:rPr>
        <w:pPrChange w:id="433" w:author="Matty Kadosh" w:date="2015-09-21T17:19:00Z">
          <w:pPr/>
        </w:pPrChange>
      </w:pPr>
      <w:ins w:id="434" w:author="Matty Kadosh" w:date="2015-09-21T17:18:00Z">
        <w:r>
          <w:t xml:space="preserve">   SAI</w:t>
        </w:r>
      </w:ins>
      <w:ins w:id="435" w:author="Matty Kadosh" w:date="2015-09-21T17:19:00Z">
        <w:r>
          <w:t>_TUNNEL_IPINIP,</w:t>
        </w:r>
      </w:ins>
    </w:p>
    <w:p w:rsidR="000E1A6E" w:rsidRDefault="000E1A6E">
      <w:pPr>
        <w:pStyle w:val="code"/>
        <w:rPr>
          <w:ins w:id="436" w:author="Matty Kadosh" w:date="2015-09-21T17:19:00Z"/>
        </w:rPr>
        <w:pPrChange w:id="437" w:author="Matty Kadosh" w:date="2015-09-21T17:19:00Z">
          <w:pPr/>
        </w:pPrChange>
      </w:pPr>
      <w:ins w:id="438" w:author="Matty Kadosh" w:date="2015-09-21T17:19:00Z">
        <w:r>
          <w:t xml:space="preserve">   SAI_TUNNEL_IPINIP</w:t>
        </w:r>
      </w:ins>
      <w:ins w:id="439" w:author="Matty Kadosh" w:date="2015-09-21T17:20:00Z">
        <w:r>
          <w:t>_GRE</w:t>
        </w:r>
      </w:ins>
      <w:ins w:id="440" w:author="Matty Kadosh" w:date="2015-09-21T17:19:00Z">
        <w:r>
          <w:t>,</w:t>
        </w:r>
      </w:ins>
    </w:p>
    <w:p w:rsidR="000E1A6E" w:rsidRDefault="000E1A6E">
      <w:pPr>
        <w:pStyle w:val="code"/>
        <w:rPr>
          <w:ins w:id="441" w:author="Matty Kadosh" w:date="2015-09-21T17:19:00Z"/>
        </w:rPr>
        <w:pPrChange w:id="442" w:author="Matty Kadosh" w:date="2015-09-21T17:19:00Z">
          <w:pPr/>
        </w:pPrChange>
      </w:pPr>
      <w:ins w:id="443" w:author="Matty Kadosh" w:date="2015-09-21T17:19:00Z">
        <w:r>
          <w:t xml:space="preserve">   SAI_TUNNEL_IPINIP</w:t>
        </w:r>
      </w:ins>
      <w:ins w:id="444" w:author="Matty Kadosh" w:date="2015-09-21T17:20:00Z">
        <w:r>
          <w:t>_GRE_AND_KEY</w:t>
        </w:r>
      </w:ins>
    </w:p>
    <w:p w:rsidR="000E1A6E" w:rsidRPr="000E1A6E" w:rsidRDefault="000E1A6E" w:rsidP="000E1A6E">
      <w:pPr>
        <w:pStyle w:val="code"/>
        <w:rPr>
          <w:ins w:id="445" w:author="Matty Kadosh" w:date="2015-09-21T17:20:00Z"/>
          <w:color w:val="FF0000"/>
          <w:rPrChange w:id="446" w:author="Matty Kadosh" w:date="2015-09-21T17:21:00Z">
            <w:rPr>
              <w:ins w:id="447" w:author="Matty Kadosh" w:date="2015-09-21T17:20:00Z"/>
            </w:rPr>
          </w:rPrChange>
        </w:rPr>
      </w:pPr>
      <w:ins w:id="448" w:author="Matty Kadosh" w:date="2015-09-21T17:19:00Z">
        <w:r w:rsidRPr="000E1A6E">
          <w:rPr>
            <w:color w:val="FF0000"/>
            <w:rPrChange w:id="449" w:author="Matty Kadosh" w:date="2015-09-21T17:21:00Z">
              <w:rPr/>
            </w:rPrChange>
          </w:rPr>
          <w:t xml:space="preserve">   </w:t>
        </w:r>
      </w:ins>
      <w:ins w:id="450" w:author="Matty Kadosh" w:date="2015-09-21T17:20:00Z">
        <w:r w:rsidRPr="000E1A6E">
          <w:rPr>
            <w:color w:val="FF0000"/>
            <w:rPrChange w:id="451" w:author="Matty Kadosh" w:date="2015-09-21T17:21:00Z">
              <w:rPr/>
            </w:rPrChange>
          </w:rPr>
          <w:t>SAI_TUNNEL_VXLAN,</w:t>
        </w:r>
      </w:ins>
    </w:p>
    <w:p w:rsidR="000E1A6E" w:rsidRPr="000E1A6E" w:rsidRDefault="000E1A6E" w:rsidP="000E1A6E">
      <w:pPr>
        <w:pStyle w:val="code"/>
        <w:rPr>
          <w:ins w:id="452" w:author="Matty Kadosh" w:date="2015-09-21T17:20:00Z"/>
          <w:color w:val="FF0000"/>
          <w:rPrChange w:id="453" w:author="Matty Kadosh" w:date="2015-09-21T17:21:00Z">
            <w:rPr>
              <w:ins w:id="454" w:author="Matty Kadosh" w:date="2015-09-21T17:20:00Z"/>
            </w:rPr>
          </w:rPrChange>
        </w:rPr>
      </w:pPr>
      <w:ins w:id="455" w:author="Matty Kadosh" w:date="2015-09-21T17:20:00Z">
        <w:r w:rsidRPr="000E1A6E">
          <w:rPr>
            <w:color w:val="FF0000"/>
            <w:rPrChange w:id="456" w:author="Matty Kadosh" w:date="2015-09-21T17:21:00Z">
              <w:rPr/>
            </w:rPrChange>
          </w:rPr>
          <w:t xml:space="preserve">   SAI_TUNNEL_MPLS,</w:t>
        </w:r>
      </w:ins>
    </w:p>
    <w:p w:rsidR="000E1A6E" w:rsidRDefault="000E1A6E" w:rsidP="000E1A6E">
      <w:pPr>
        <w:pStyle w:val="code"/>
        <w:rPr>
          <w:ins w:id="457" w:author="Matty Kadosh" w:date="2015-09-21T17:20:00Z"/>
        </w:rPr>
      </w:pPr>
      <w:ins w:id="458" w:author="Matty Kadosh" w:date="2015-09-21T17:21:00Z">
        <w:r>
          <w:t xml:space="preserve">   … </w:t>
        </w:r>
      </w:ins>
    </w:p>
    <w:p w:rsidR="000E1A6E" w:rsidRDefault="000E1A6E">
      <w:pPr>
        <w:pStyle w:val="code"/>
        <w:rPr>
          <w:ins w:id="459" w:author="Matty Kadosh" w:date="2015-09-21T17:18:00Z"/>
        </w:rPr>
        <w:pPrChange w:id="460" w:author="Matty Kadosh" w:date="2015-09-21T17:20:00Z">
          <w:pPr/>
        </w:pPrChange>
      </w:pPr>
    </w:p>
    <w:p w:rsidR="000E1A6E" w:rsidRDefault="000E1A6E" w:rsidP="000E1A6E">
      <w:pPr>
        <w:pStyle w:val="code"/>
        <w:rPr>
          <w:ins w:id="461" w:author="Matty Kadosh" w:date="2015-09-21T17:18:00Z"/>
        </w:rPr>
      </w:pPr>
      <w:ins w:id="462" w:author="Matty Kadosh" w:date="2015-09-21T17:18:00Z">
        <w:r>
          <w:t>}</w:t>
        </w:r>
        <w:r w:rsidRPr="000E1A6E">
          <w:t xml:space="preserve"> </w:t>
        </w:r>
        <w:r>
          <w:t>sai_tunnel_type_t;</w:t>
        </w:r>
      </w:ins>
    </w:p>
    <w:p w:rsidR="000E1A6E" w:rsidRDefault="000E1A6E">
      <w:pPr>
        <w:pStyle w:val="code"/>
        <w:rPr>
          <w:ins w:id="463" w:author="Matty Kadosh" w:date="2015-09-21T18:28:00Z"/>
        </w:rPr>
        <w:pPrChange w:id="464" w:author="Matty Kadosh" w:date="2015-09-07T19:23:00Z">
          <w:pPr/>
        </w:pPrChange>
      </w:pPr>
    </w:p>
    <w:p w:rsidR="00D41796" w:rsidRDefault="00D41796">
      <w:pPr>
        <w:pStyle w:val="code"/>
        <w:rPr>
          <w:ins w:id="465" w:author="Matty Kadosh" w:date="2015-09-21T18:30:00Z"/>
        </w:rPr>
        <w:pPrChange w:id="466" w:author="Matty Kadosh" w:date="2015-09-07T19:23:00Z">
          <w:pPr/>
        </w:pPrChange>
      </w:pPr>
    </w:p>
    <w:p w:rsidR="00D41796" w:rsidRDefault="00D41796">
      <w:pPr>
        <w:pStyle w:val="code"/>
        <w:rPr>
          <w:ins w:id="467" w:author="Matty Kadosh" w:date="2015-09-21T18:28:00Z"/>
        </w:rPr>
        <w:pPrChange w:id="468" w:author="Matty Kadosh" w:date="2015-09-07T19:23:00Z">
          <w:pPr/>
        </w:pPrChange>
      </w:pPr>
    </w:p>
    <w:p w:rsidR="00D41796" w:rsidRDefault="00D41796" w:rsidP="00D41796">
      <w:pPr>
        <w:pStyle w:val="code"/>
        <w:rPr>
          <w:ins w:id="469" w:author="Matty Kadosh" w:date="2015-09-21T18:28:00Z"/>
        </w:rPr>
      </w:pPr>
      <w:ins w:id="470" w:author="Matty Kadosh" w:date="2015-09-21T18:28:00Z">
        <w:r>
          <w:t>typedef enum _sai_tunnel_ttl_mode_t</w:t>
        </w:r>
      </w:ins>
    </w:p>
    <w:p w:rsidR="00D41796" w:rsidRDefault="00D41796" w:rsidP="00D41796">
      <w:pPr>
        <w:pStyle w:val="code"/>
        <w:rPr>
          <w:ins w:id="471" w:author="Matty Kadosh" w:date="2015-09-21T18:28:00Z"/>
        </w:rPr>
      </w:pPr>
      <w:ins w:id="472" w:author="Matty Kadosh" w:date="2015-09-21T18:28:00Z">
        <w:r>
          <w:t>{</w:t>
        </w:r>
      </w:ins>
    </w:p>
    <w:p w:rsidR="00D41796" w:rsidRDefault="00D41796" w:rsidP="00D41796">
      <w:pPr>
        <w:pStyle w:val="code"/>
        <w:rPr>
          <w:ins w:id="473" w:author="Matty Kadosh" w:date="2015-09-21T18:29:00Z"/>
        </w:rPr>
      </w:pPr>
      <w:ins w:id="474" w:author="Matty Kadosh" w:date="2015-09-21T18:28:00Z">
        <w:r>
          <w:t xml:space="preserve">   SAI_TUNNEL_TTL_COPY_FROM_INNER,</w:t>
        </w:r>
      </w:ins>
    </w:p>
    <w:p w:rsidR="00D41796" w:rsidRDefault="00D41796">
      <w:pPr>
        <w:pStyle w:val="code"/>
        <w:rPr>
          <w:ins w:id="475" w:author="Matty Kadosh" w:date="2015-09-21T18:28:00Z"/>
        </w:rPr>
      </w:pPr>
      <w:ins w:id="476" w:author="Matty Kadosh" w:date="2015-09-21T18:29:00Z">
        <w:r>
          <w:t xml:space="preserve">   SAI_TUNNEL_TTL_</w:t>
        </w:r>
      </w:ins>
      <w:ins w:id="477" w:author="Matty Kadosh" w:date="2015-09-21T18:30:00Z">
        <w:r>
          <w:t>USER_DEFINE</w:t>
        </w:r>
      </w:ins>
    </w:p>
    <w:p w:rsidR="00D41796" w:rsidRDefault="00D41796" w:rsidP="00D41796">
      <w:pPr>
        <w:pStyle w:val="code"/>
        <w:rPr>
          <w:ins w:id="478" w:author="Matty Kadosh" w:date="2015-09-21T18:28:00Z"/>
        </w:rPr>
      </w:pPr>
    </w:p>
    <w:p w:rsidR="00D41796" w:rsidRDefault="00D41796" w:rsidP="00D41796">
      <w:pPr>
        <w:pStyle w:val="code"/>
        <w:rPr>
          <w:ins w:id="479" w:author="Matty Kadosh" w:date="2015-09-21T18:36:00Z"/>
        </w:rPr>
      </w:pPr>
      <w:ins w:id="480" w:author="Matty Kadosh" w:date="2015-09-21T18:28:00Z">
        <w:r>
          <w:t>}</w:t>
        </w:r>
        <w:r w:rsidRPr="000E1A6E">
          <w:t xml:space="preserve"> </w:t>
        </w:r>
        <w:r>
          <w:t>sai_tunnel_ttl_mode_t</w:t>
        </w:r>
      </w:ins>
    </w:p>
    <w:p w:rsidR="00692FBD" w:rsidRDefault="00692FBD" w:rsidP="00D41796">
      <w:pPr>
        <w:pStyle w:val="code"/>
        <w:rPr>
          <w:ins w:id="481" w:author="Matty Kadosh" w:date="2015-09-21T18:36:00Z"/>
        </w:rPr>
      </w:pPr>
    </w:p>
    <w:p w:rsidR="00692FBD" w:rsidRDefault="00692FBD" w:rsidP="00D41796">
      <w:pPr>
        <w:pStyle w:val="code"/>
        <w:rPr>
          <w:ins w:id="482" w:author="Matty Kadosh" w:date="2015-09-21T18:36:00Z"/>
        </w:rPr>
      </w:pPr>
    </w:p>
    <w:p w:rsidR="00692FBD" w:rsidRDefault="00692FBD" w:rsidP="00692FBD">
      <w:pPr>
        <w:pStyle w:val="code"/>
        <w:rPr>
          <w:ins w:id="483" w:author="Matty Kadosh" w:date="2015-09-21T18:36:00Z"/>
        </w:rPr>
      </w:pPr>
      <w:ins w:id="484" w:author="Matty Kadosh" w:date="2015-09-21T18:36:00Z">
        <w:r>
          <w:t>typedef enum _sai_tunnel_dscp_mode_t</w:t>
        </w:r>
      </w:ins>
    </w:p>
    <w:p w:rsidR="00692FBD" w:rsidRDefault="00692FBD" w:rsidP="00692FBD">
      <w:pPr>
        <w:pStyle w:val="code"/>
        <w:rPr>
          <w:ins w:id="485" w:author="Matty Kadosh" w:date="2015-09-21T18:36:00Z"/>
        </w:rPr>
      </w:pPr>
      <w:ins w:id="486" w:author="Matty Kadosh" w:date="2015-09-21T18:36:00Z">
        <w:r>
          <w:t>{</w:t>
        </w:r>
      </w:ins>
    </w:p>
    <w:p w:rsidR="00692FBD" w:rsidRDefault="00692FBD" w:rsidP="00692FBD">
      <w:pPr>
        <w:pStyle w:val="code"/>
        <w:rPr>
          <w:ins w:id="487" w:author="Matty Kadosh" w:date="2015-09-21T18:36:00Z"/>
        </w:rPr>
      </w:pPr>
      <w:ins w:id="488" w:author="Matty Kadosh" w:date="2015-09-21T18:36:00Z">
        <w:r>
          <w:t xml:space="preserve">   SAI_TUNNEL_DSCP_COPY_FROM_INNER,</w:t>
        </w:r>
      </w:ins>
    </w:p>
    <w:p w:rsidR="00692FBD" w:rsidRDefault="00692FBD" w:rsidP="00692FBD">
      <w:pPr>
        <w:pStyle w:val="code"/>
        <w:rPr>
          <w:ins w:id="489" w:author="Matty Kadosh" w:date="2015-09-21T18:36:00Z"/>
        </w:rPr>
      </w:pPr>
      <w:ins w:id="490" w:author="Matty Kadosh" w:date="2015-09-21T18:36:00Z">
        <w:r>
          <w:t xml:space="preserve">   SAI_TUNNEL_DSCP_USER_DEFINE</w:t>
        </w:r>
      </w:ins>
    </w:p>
    <w:p w:rsidR="00692FBD" w:rsidRDefault="00692FBD" w:rsidP="00692FBD">
      <w:pPr>
        <w:pStyle w:val="code"/>
        <w:rPr>
          <w:ins w:id="491" w:author="Matty Kadosh" w:date="2015-09-21T18:36:00Z"/>
        </w:rPr>
      </w:pPr>
    </w:p>
    <w:p w:rsidR="00692FBD" w:rsidRDefault="00692FBD" w:rsidP="00692FBD">
      <w:pPr>
        <w:pStyle w:val="code"/>
        <w:rPr>
          <w:ins w:id="492" w:author="Matty Kadosh" w:date="2015-09-21T18:36:00Z"/>
        </w:rPr>
      </w:pPr>
      <w:ins w:id="493" w:author="Matty Kadosh" w:date="2015-09-21T18:36:00Z">
        <w:r>
          <w:t>}</w:t>
        </w:r>
        <w:r w:rsidRPr="000E1A6E">
          <w:t xml:space="preserve"> </w:t>
        </w:r>
        <w:r>
          <w:t>sai_tunnel_dscp_mode_t</w:t>
        </w:r>
      </w:ins>
    </w:p>
    <w:p w:rsidR="00692FBD" w:rsidRDefault="00692FBD" w:rsidP="00692FBD">
      <w:pPr>
        <w:pStyle w:val="code"/>
        <w:rPr>
          <w:ins w:id="494" w:author="Matty Kadosh" w:date="2015-09-21T18:36:00Z"/>
        </w:rPr>
      </w:pPr>
    </w:p>
    <w:p w:rsidR="00692FBD" w:rsidRDefault="00692FBD" w:rsidP="00D41796">
      <w:pPr>
        <w:pStyle w:val="code"/>
        <w:rPr>
          <w:ins w:id="495" w:author="Matty Kadosh" w:date="2015-09-21T18:28:00Z"/>
        </w:rPr>
      </w:pPr>
    </w:p>
    <w:p w:rsidR="00D41796" w:rsidRDefault="00D41796" w:rsidP="00D41796">
      <w:pPr>
        <w:pStyle w:val="code"/>
        <w:rPr>
          <w:ins w:id="496" w:author="Matty Kadosh" w:date="2015-09-21T18:28:00Z"/>
        </w:rPr>
      </w:pPr>
    </w:p>
    <w:p w:rsidR="00D41796" w:rsidRDefault="00D41796" w:rsidP="00D41796">
      <w:pPr>
        <w:pStyle w:val="code"/>
        <w:rPr>
          <w:ins w:id="497" w:author="Matty Kadosh" w:date="2015-09-21T18:28:00Z"/>
        </w:rPr>
      </w:pPr>
    </w:p>
    <w:p w:rsidR="00D41796" w:rsidRDefault="00D41796">
      <w:pPr>
        <w:pStyle w:val="code"/>
        <w:rPr>
          <w:ins w:id="498" w:author="Matty Kadosh" w:date="2015-09-21T17:18:00Z"/>
        </w:rPr>
        <w:pPrChange w:id="499" w:author="Matty Kadosh" w:date="2015-09-07T19:23:00Z">
          <w:pPr/>
        </w:pPrChange>
      </w:pPr>
    </w:p>
    <w:p w:rsidR="000E1A6E" w:rsidRDefault="000E1A6E">
      <w:pPr>
        <w:pStyle w:val="code"/>
        <w:rPr>
          <w:ins w:id="500" w:author="Matty Kadosh" w:date="2015-09-21T16:58:00Z"/>
        </w:rPr>
        <w:pPrChange w:id="501" w:author="Matty Kadosh" w:date="2015-09-07T19:23:00Z">
          <w:pPr/>
        </w:pPrChange>
      </w:pPr>
    </w:p>
    <w:p w:rsidR="007449B0" w:rsidRDefault="007449B0" w:rsidP="007449B0">
      <w:pPr>
        <w:pStyle w:val="code"/>
        <w:rPr>
          <w:ins w:id="502" w:author="Matty Kadosh" w:date="2015-09-21T16:58:00Z"/>
        </w:rPr>
      </w:pPr>
      <w:ins w:id="503" w:author="Matty Kadosh" w:date="2015-09-21T16:58:00Z">
        <w:r>
          <w:t>typedef enum _sai_tunnel_encap_t</w:t>
        </w:r>
      </w:ins>
    </w:p>
    <w:p w:rsidR="007449B0" w:rsidRDefault="007449B0" w:rsidP="007449B0">
      <w:pPr>
        <w:pStyle w:val="code"/>
        <w:rPr>
          <w:ins w:id="504" w:author="Matty Kadosh" w:date="2015-09-21T16:58:00Z"/>
        </w:rPr>
      </w:pPr>
      <w:ins w:id="505" w:author="Matty Kadosh" w:date="2015-09-21T16:58:00Z">
        <w:r>
          <w:t>{</w:t>
        </w:r>
      </w:ins>
    </w:p>
    <w:p w:rsidR="007449B0" w:rsidRDefault="007449B0" w:rsidP="007449B0">
      <w:pPr>
        <w:pStyle w:val="code"/>
        <w:rPr>
          <w:ins w:id="506" w:author="Matty Kadosh" w:date="2015-09-21T16:58:00Z"/>
        </w:rPr>
      </w:pPr>
      <w:ins w:id="507" w:author="Matty Kadosh" w:date="2015-09-21T16:58:00Z">
        <w:r>
          <w:t xml:space="preserve">    /** READ-WRITE */</w:t>
        </w:r>
      </w:ins>
    </w:p>
    <w:p w:rsidR="007449B0" w:rsidRDefault="007449B0" w:rsidP="007449B0">
      <w:pPr>
        <w:pStyle w:val="code"/>
        <w:rPr>
          <w:ins w:id="508" w:author="Matty Kadosh" w:date="2015-09-21T16:58:00Z"/>
        </w:rPr>
      </w:pPr>
    </w:p>
    <w:p w:rsidR="00F416AE" w:rsidRPr="00F416AE" w:rsidRDefault="00F416AE">
      <w:pPr>
        <w:pStyle w:val="code"/>
        <w:rPr>
          <w:ins w:id="509" w:author="Matty Kadosh" w:date="2015-09-21T18:18:00Z"/>
        </w:rPr>
      </w:pPr>
      <w:ins w:id="510" w:author="Matty Kadosh" w:date="2015-09-21T16:58:00Z">
        <w:r>
          <w:t xml:space="preserve">    /** </w:t>
        </w:r>
      </w:ins>
      <w:ins w:id="511" w:author="Matty Kadosh" w:date="2015-09-21T18:17:00Z">
        <w:r>
          <w:t xml:space="preserve">tunnel ip verssion ipv4/ipv6 </w:t>
        </w:r>
      </w:ins>
      <w:ins w:id="512" w:author="Matty Kadosh" w:date="2015-09-21T16:58:00Z">
        <w:r w:rsidR="007449B0">
          <w:t xml:space="preserve"> (M</w:t>
        </w:r>
        <w:r>
          <w:t>ANDATORY_ON_CREATE</w:t>
        </w:r>
      </w:ins>
      <w:ins w:id="513" w:author="Matty Kadosh" w:date="2015-09-21T18:19:00Z">
        <w:r>
          <w:t xml:space="preserve"> </w:t>
        </w:r>
      </w:ins>
      <w:ins w:id="514" w:author="Matty Kadosh" w:date="2015-09-21T18:18:00Z">
        <w:r>
          <w:t>when</w:t>
        </w:r>
      </w:ins>
      <w:ins w:id="515" w:author="Matty Kadosh" w:date="2015-09-21T18:19:00Z">
        <w:r>
          <w:t xml:space="preserve"> SAI_TUNNEL_ATTR_TYPE</w:t>
        </w:r>
      </w:ins>
      <w:ins w:id="516" w:author="Matty Kadosh" w:date="2015-09-21T18:20:00Z">
        <w:r>
          <w:t>=SAI_TUNNEL_IPINIP,SAI_TUNNEL_IPINIP_GRE,SAI_TUNNEL_IPINIP_GRE_AND_KEY</w:t>
        </w:r>
      </w:ins>
      <w:ins w:id="517" w:author="Matty Kadosh" w:date="2015-09-21T18:18:00Z">
        <w:r>
          <w:t>)</w:t>
        </w:r>
      </w:ins>
    </w:p>
    <w:p w:rsidR="007449B0" w:rsidRDefault="00D41796">
      <w:pPr>
        <w:pStyle w:val="code"/>
        <w:rPr>
          <w:ins w:id="518" w:author="Matty Kadosh" w:date="2015-09-21T18:25:00Z"/>
        </w:rPr>
      </w:pPr>
      <w:ins w:id="519" w:author="Matty Kadosh" w:date="2015-09-21T18:18:00Z">
        <w:r>
          <w:t xml:space="preserve">   </w:t>
        </w:r>
        <w:r w:rsidR="00F416AE">
          <w:t>(CR</w:t>
        </w:r>
        <w:r>
          <w:t>EATE_ONLY) */</w:t>
        </w:r>
      </w:ins>
    </w:p>
    <w:p w:rsidR="00D41796" w:rsidRDefault="00D41796">
      <w:pPr>
        <w:pStyle w:val="code"/>
        <w:rPr>
          <w:ins w:id="520" w:author="Matty Kadosh" w:date="2015-09-21T16:58:00Z"/>
        </w:rPr>
      </w:pPr>
    </w:p>
    <w:p w:rsidR="007449B0" w:rsidRDefault="00F416AE" w:rsidP="007449B0">
      <w:pPr>
        <w:pStyle w:val="code"/>
        <w:rPr>
          <w:ins w:id="521" w:author="Matty Kadosh" w:date="2015-09-21T18:23:00Z"/>
        </w:rPr>
      </w:pPr>
      <w:ins w:id="522" w:author="Matty Kadosh" w:date="2015-09-21T16:58:00Z">
        <w:r>
          <w:t xml:space="preserve">    SAI_</w:t>
        </w:r>
      </w:ins>
      <w:ins w:id="523" w:author="Matty Kadosh" w:date="2015-09-21T18:16:00Z">
        <w:r>
          <w:t>TUNNEL_IP_VER</w:t>
        </w:r>
      </w:ins>
      <w:ins w:id="524" w:author="Matty Kadosh" w:date="2015-09-21T16:58:00Z">
        <w:r w:rsidR="007449B0">
          <w:t>,</w:t>
        </w:r>
      </w:ins>
    </w:p>
    <w:p w:rsidR="00D41796" w:rsidRDefault="00D41796" w:rsidP="00D41796">
      <w:pPr>
        <w:pStyle w:val="code"/>
        <w:rPr>
          <w:ins w:id="525" w:author="Matty Kadosh" w:date="2015-09-21T18:23:00Z"/>
        </w:rPr>
      </w:pPr>
    </w:p>
    <w:p w:rsidR="00D41796" w:rsidRPr="0058388F" w:rsidRDefault="00D41796" w:rsidP="00D41796">
      <w:pPr>
        <w:pStyle w:val="code"/>
        <w:rPr>
          <w:ins w:id="526" w:author="Matty Kadosh" w:date="2015-09-21T18:24:00Z"/>
        </w:rPr>
      </w:pPr>
      <w:ins w:id="527" w:author="Matty Kadosh" w:date="2015-09-21T18:24:00Z">
        <w:r>
          <w:t xml:space="preserve"> /**  tunnel src ip (MANDATORY_ON_CREATE when </w:t>
        </w:r>
      </w:ins>
      <w:ins w:id="528" w:author="Matty Kadosh" w:date="2015-09-21T18:25:00Z">
        <w:r>
          <w:t xml:space="preserve"> </w:t>
        </w:r>
      </w:ins>
      <w:ins w:id="529" w:author="Matty Kadosh" w:date="2015-09-21T18:24:00Z">
        <w:r>
          <w:t>SAI_TUNNEL_ATTR_TYPE=SAI_TUNNEL_IPINIP,SAI_TUNNEL_IPINIP_GRE,SAI_TUNNEL_IPINIP_GRE_AND_KEY)</w:t>
        </w:r>
      </w:ins>
    </w:p>
    <w:p w:rsidR="00D41796" w:rsidRDefault="00D41796" w:rsidP="00D41796">
      <w:pPr>
        <w:pStyle w:val="code"/>
        <w:rPr>
          <w:ins w:id="530" w:author="Matty Kadosh" w:date="2015-09-21T18:24:00Z"/>
        </w:rPr>
      </w:pPr>
      <w:ins w:id="531" w:author="Matty Kadosh" w:date="2015-09-21T18:24:00Z">
        <w:r>
          <w:t xml:space="preserve"> (CREATE_ONLY) */</w:t>
        </w:r>
      </w:ins>
    </w:p>
    <w:p w:rsidR="00D41796" w:rsidRDefault="00D41796">
      <w:pPr>
        <w:pStyle w:val="code"/>
        <w:rPr>
          <w:ins w:id="532" w:author="Matty Kadosh" w:date="2015-09-21T18:21:00Z"/>
        </w:rPr>
      </w:pPr>
    </w:p>
    <w:p w:rsidR="00D41796" w:rsidRDefault="00D41796" w:rsidP="00D41796">
      <w:pPr>
        <w:pStyle w:val="code"/>
        <w:rPr>
          <w:ins w:id="533" w:author="Matty Kadosh" w:date="2015-09-21T18:27:00Z"/>
        </w:rPr>
      </w:pPr>
      <w:ins w:id="534" w:author="Matty Kadosh" w:date="2015-09-21T18:24:00Z">
        <w:r>
          <w:t xml:space="preserve">    SAI_TUNNEL_SRC_IP,</w:t>
        </w:r>
      </w:ins>
    </w:p>
    <w:p w:rsidR="00D41796" w:rsidRDefault="00D41796" w:rsidP="00D41796">
      <w:pPr>
        <w:pStyle w:val="code"/>
        <w:rPr>
          <w:ins w:id="535" w:author="Matty Kadosh" w:date="2015-09-21T18:27:00Z"/>
        </w:rPr>
      </w:pPr>
    </w:p>
    <w:p w:rsidR="00D41796" w:rsidRPr="0058388F" w:rsidRDefault="00D41796" w:rsidP="00D41796">
      <w:pPr>
        <w:pStyle w:val="code"/>
        <w:rPr>
          <w:ins w:id="536" w:author="Matty Kadosh" w:date="2015-09-21T18:31:00Z"/>
        </w:rPr>
      </w:pPr>
      <w:ins w:id="537" w:author="Matty Kadosh" w:date="2015-09-21T18:27:00Z">
        <w:r>
          <w:t xml:space="preserve">   </w:t>
        </w:r>
      </w:ins>
      <w:ins w:id="538" w:author="Matty Kadosh" w:date="2015-09-21T18:31:00Z">
        <w:r>
          <w:t xml:space="preserve"> /**  tunnel TTL mode (copy from inner or user define </w:t>
        </w:r>
      </w:ins>
      <w:ins w:id="539" w:author="Matty Kadosh" w:date="2015-09-21T18:27:00Z">
        <w:r>
          <w:t xml:space="preserve"> </w:t>
        </w:r>
      </w:ins>
      <w:ins w:id="540" w:author="Matty Kadosh" w:date="2015-09-21T18:30:00Z">
        <w:r>
          <w:t>[sai_tunnel_ttl_mode_t]</w:t>
        </w:r>
      </w:ins>
      <w:ins w:id="541" w:author="Matty Kadosh" w:date="2015-09-21T18:31:00Z">
        <w:r>
          <w:t xml:space="preserve"> MANDATORY_ON_CREATE when  SAI_TUNNEL_ATTR_TYPE=SAI_TUNNEL_IPINIP,SAI_TUNNEL_IPINIP_GRE,SAI_TUNNEL_IPINIP_GRE_AND_KEY)</w:t>
        </w:r>
      </w:ins>
    </w:p>
    <w:p w:rsidR="00D41796" w:rsidRDefault="00D41796" w:rsidP="00D41796">
      <w:pPr>
        <w:pStyle w:val="code"/>
        <w:rPr>
          <w:ins w:id="542" w:author="Matty Kadosh" w:date="2015-09-21T18:31:00Z"/>
        </w:rPr>
      </w:pPr>
      <w:ins w:id="543" w:author="Matty Kadosh" w:date="2015-09-21T18:31:00Z">
        <w:r>
          <w:t xml:space="preserve"> (CREATE_ONLY) */</w:t>
        </w:r>
      </w:ins>
    </w:p>
    <w:p w:rsidR="00D41796" w:rsidRDefault="00D41796" w:rsidP="00D41796">
      <w:pPr>
        <w:pStyle w:val="code"/>
        <w:rPr>
          <w:ins w:id="544" w:author="Matty Kadosh" w:date="2015-09-21T18:27:00Z"/>
        </w:rPr>
      </w:pPr>
    </w:p>
    <w:p w:rsidR="00D41796" w:rsidRDefault="00D41796" w:rsidP="00D41796">
      <w:pPr>
        <w:pStyle w:val="code"/>
        <w:rPr>
          <w:ins w:id="545" w:author="Matty Kadosh" w:date="2015-09-21T18:27:00Z"/>
        </w:rPr>
      </w:pPr>
      <w:ins w:id="546" w:author="Matty Kadosh" w:date="2015-09-21T18:27:00Z">
        <w:r>
          <w:t xml:space="preserve">   </w:t>
        </w:r>
      </w:ins>
      <w:ins w:id="547" w:author="Matty Kadosh" w:date="2015-09-21T18:32:00Z">
        <w:r>
          <w:t xml:space="preserve"> </w:t>
        </w:r>
      </w:ins>
      <w:ins w:id="548" w:author="Matty Kadosh" w:date="2015-09-21T18:27:00Z">
        <w:r>
          <w:t>SAI_TUNNEL_TTL_MODE,</w:t>
        </w:r>
      </w:ins>
    </w:p>
    <w:p w:rsidR="00D41796" w:rsidRDefault="00D41796" w:rsidP="00D41796">
      <w:pPr>
        <w:pStyle w:val="code"/>
        <w:rPr>
          <w:ins w:id="549" w:author="Matty Kadosh" w:date="2015-09-21T18:32:00Z"/>
        </w:rPr>
      </w:pPr>
    </w:p>
    <w:p w:rsidR="00D41796" w:rsidRPr="0058388F" w:rsidRDefault="00D41796">
      <w:pPr>
        <w:pStyle w:val="code"/>
        <w:rPr>
          <w:ins w:id="550" w:author="Matty Kadosh" w:date="2015-09-21T18:32:00Z"/>
        </w:rPr>
      </w:pPr>
      <w:ins w:id="551" w:author="Matty Kadosh" w:date="2015-09-21T18:32:00Z">
        <w:r>
          <w:t xml:space="preserve">    /**  tunnel TTL value  MANDATORY_ON_CREATE when  </w:t>
        </w:r>
      </w:ins>
      <w:ins w:id="552" w:author="Matty Kadosh" w:date="2015-09-21T18:33:00Z">
        <w:r w:rsidR="00692FBD">
          <w:t xml:space="preserve">SAI_TUNNEL_TTL_MODE </w:t>
        </w:r>
      </w:ins>
      <w:ins w:id="553" w:author="Matty Kadosh" w:date="2015-09-21T18:32:00Z">
        <w:r>
          <w:t>=</w:t>
        </w:r>
      </w:ins>
      <w:ins w:id="554" w:author="Matty Kadosh" w:date="2015-09-21T18:33:00Z">
        <w:r w:rsidR="00692FBD" w:rsidRPr="00692FBD">
          <w:t xml:space="preserve"> </w:t>
        </w:r>
        <w:r w:rsidR="00692FBD">
          <w:t>SAI_TUNNEL_TTL_USER_DEFINE</w:t>
        </w:r>
      </w:ins>
      <w:ins w:id="555" w:author="Matty Kadosh" w:date="2015-09-21T18:32:00Z">
        <w:r>
          <w:t>)</w:t>
        </w:r>
      </w:ins>
    </w:p>
    <w:p w:rsidR="00D41796" w:rsidRDefault="00D41796" w:rsidP="00D41796">
      <w:pPr>
        <w:pStyle w:val="code"/>
        <w:rPr>
          <w:ins w:id="556" w:author="Matty Kadosh" w:date="2015-09-21T18:32:00Z"/>
        </w:rPr>
      </w:pPr>
    </w:p>
    <w:p w:rsidR="00D41796" w:rsidRDefault="00D41796" w:rsidP="00D41796">
      <w:pPr>
        <w:pStyle w:val="code"/>
        <w:rPr>
          <w:ins w:id="557" w:author="Matty Kadosh" w:date="2015-09-21T18:34:00Z"/>
        </w:rPr>
      </w:pPr>
      <w:ins w:id="558" w:author="Matty Kadosh" w:date="2015-09-21T18:32:00Z">
        <w:r>
          <w:t xml:space="preserve">    SAI_TUNNEL_TTL_VAL,</w:t>
        </w:r>
      </w:ins>
    </w:p>
    <w:p w:rsidR="00692FBD" w:rsidRDefault="00692FBD" w:rsidP="00D41796">
      <w:pPr>
        <w:pStyle w:val="code"/>
        <w:rPr>
          <w:ins w:id="559" w:author="Matty Kadosh" w:date="2015-09-21T18:34:00Z"/>
        </w:rPr>
      </w:pPr>
    </w:p>
    <w:p w:rsidR="00692FBD" w:rsidRPr="0058388F" w:rsidRDefault="00692FBD" w:rsidP="00692FBD">
      <w:pPr>
        <w:pStyle w:val="code"/>
        <w:rPr>
          <w:ins w:id="560" w:author="Matty Kadosh" w:date="2015-09-21T18:34:00Z"/>
        </w:rPr>
      </w:pPr>
      <w:ins w:id="561" w:author="Matty Kadosh" w:date="2015-09-21T18:34:00Z">
        <w:r>
          <w:t xml:space="preserve">    /**  tunnel </w:t>
        </w:r>
      </w:ins>
      <w:ins w:id="562" w:author="Matty Kadosh" w:date="2015-09-21T18:35:00Z">
        <w:r>
          <w:t xml:space="preserve">dscp </w:t>
        </w:r>
      </w:ins>
      <w:ins w:id="563" w:author="Matty Kadosh" w:date="2015-09-21T18:34:00Z">
        <w:r>
          <w:t xml:space="preserve"> mode (</w:t>
        </w:r>
      </w:ins>
      <w:ins w:id="564" w:author="Matty Kadosh" w:date="2015-09-21T18:35:00Z">
        <w:r>
          <w:t>pipe or uniform model )</w:t>
        </w:r>
      </w:ins>
      <w:ins w:id="565" w:author="Matty Kadosh" w:date="2015-09-21T18:34:00Z">
        <w:r>
          <w:t xml:space="preserve">  [sai_tunnel_</w:t>
        </w:r>
      </w:ins>
      <w:ins w:id="566" w:author="Matty Kadosh" w:date="2015-09-21T18:35:00Z">
        <w:r>
          <w:t>dscp</w:t>
        </w:r>
      </w:ins>
      <w:ins w:id="567" w:author="Matty Kadosh" w:date="2015-09-21T18:34:00Z">
        <w:r>
          <w:t>_mode_t] MANDATORY_ON_CREATE when  SAI_TUNNEL_ATTR_TYPE=SAI_TUNNEL_IPINIP,SAI_TUNNEL_IPINIP_GRE,SAI_TUNNEL_IPINIP_GRE_AND_KEY)</w:t>
        </w:r>
      </w:ins>
    </w:p>
    <w:p w:rsidR="00692FBD" w:rsidRDefault="00692FBD" w:rsidP="00692FBD">
      <w:pPr>
        <w:pStyle w:val="code"/>
        <w:rPr>
          <w:ins w:id="568" w:author="Matty Kadosh" w:date="2015-09-21T18:34:00Z"/>
        </w:rPr>
      </w:pPr>
      <w:ins w:id="569" w:author="Matty Kadosh" w:date="2015-09-21T18:34:00Z">
        <w:r>
          <w:t xml:space="preserve"> (CREATE_ONLY) */</w:t>
        </w:r>
      </w:ins>
    </w:p>
    <w:p w:rsidR="00692FBD" w:rsidRDefault="00692FBD" w:rsidP="00692FBD">
      <w:pPr>
        <w:pStyle w:val="code"/>
        <w:rPr>
          <w:ins w:id="570" w:author="Matty Kadosh" w:date="2015-09-21T18:34:00Z"/>
        </w:rPr>
      </w:pPr>
    </w:p>
    <w:p w:rsidR="00692FBD" w:rsidRDefault="00692FBD" w:rsidP="00692FBD">
      <w:pPr>
        <w:pStyle w:val="code"/>
        <w:rPr>
          <w:ins w:id="571" w:author="Matty Kadosh" w:date="2015-09-21T18:34:00Z"/>
        </w:rPr>
      </w:pPr>
      <w:ins w:id="572" w:author="Matty Kadosh" w:date="2015-09-21T18:34:00Z">
        <w:r>
          <w:t xml:space="preserve">    SAI_TUNNEL_</w:t>
        </w:r>
      </w:ins>
      <w:ins w:id="573" w:author="Matty Kadosh" w:date="2015-09-21T18:35:00Z">
        <w:r>
          <w:t>DSCP</w:t>
        </w:r>
      </w:ins>
      <w:ins w:id="574" w:author="Matty Kadosh" w:date="2015-09-21T18:34:00Z">
        <w:r>
          <w:t>_MODE,</w:t>
        </w:r>
      </w:ins>
    </w:p>
    <w:p w:rsidR="00692FBD" w:rsidRDefault="00692FBD" w:rsidP="00692FBD">
      <w:pPr>
        <w:pStyle w:val="code"/>
        <w:rPr>
          <w:ins w:id="575" w:author="Matty Kadosh" w:date="2015-09-21T18:34:00Z"/>
        </w:rPr>
      </w:pPr>
    </w:p>
    <w:p w:rsidR="00692FBD" w:rsidRPr="0058388F" w:rsidRDefault="00692FBD" w:rsidP="00692FBD">
      <w:pPr>
        <w:pStyle w:val="code"/>
        <w:rPr>
          <w:ins w:id="576" w:author="Matty Kadosh" w:date="2015-09-21T18:34:00Z"/>
        </w:rPr>
      </w:pPr>
      <w:ins w:id="577" w:author="Matty Kadosh" w:date="2015-09-21T18:34:00Z">
        <w:r>
          <w:t xml:space="preserve">    /**  tunnel </w:t>
        </w:r>
      </w:ins>
      <w:ins w:id="578" w:author="Matty Kadosh" w:date="2015-09-21T18:36:00Z">
        <w:r>
          <w:t>DSCP</w:t>
        </w:r>
      </w:ins>
      <w:ins w:id="579" w:author="Matty Kadosh" w:date="2015-09-21T18:34:00Z">
        <w:r>
          <w:t xml:space="preserve"> value  MANDATORY_ON_CREATE when  SAI_TUNNEL_</w:t>
        </w:r>
      </w:ins>
      <w:ins w:id="580" w:author="Matty Kadosh" w:date="2015-09-21T18:36:00Z">
        <w:r>
          <w:t>DSCP</w:t>
        </w:r>
      </w:ins>
      <w:ins w:id="581" w:author="Matty Kadosh" w:date="2015-09-21T18:34:00Z">
        <w:r>
          <w:t>_MODE =</w:t>
        </w:r>
        <w:r w:rsidRPr="00692FBD">
          <w:t xml:space="preserve"> </w:t>
        </w:r>
        <w:r>
          <w:t>SAI_TUNNEL</w:t>
        </w:r>
      </w:ins>
      <w:ins w:id="582" w:author="Matty Kadosh" w:date="2015-09-21T18:35:00Z">
        <w:r>
          <w:t>_DSCP</w:t>
        </w:r>
      </w:ins>
      <w:ins w:id="583" w:author="Matty Kadosh" w:date="2015-09-21T18:34:00Z">
        <w:r>
          <w:t>_USER_DEFINE)</w:t>
        </w:r>
      </w:ins>
    </w:p>
    <w:p w:rsidR="00692FBD" w:rsidRDefault="00692FBD" w:rsidP="00692FBD">
      <w:pPr>
        <w:pStyle w:val="code"/>
        <w:rPr>
          <w:ins w:id="584" w:author="Matty Kadosh" w:date="2015-09-21T18:34:00Z"/>
        </w:rPr>
      </w:pPr>
    </w:p>
    <w:p w:rsidR="00692FBD" w:rsidRDefault="00692FBD" w:rsidP="00692FBD">
      <w:pPr>
        <w:pStyle w:val="code"/>
        <w:rPr>
          <w:ins w:id="585" w:author="Matty Kadosh" w:date="2015-09-21T18:34:00Z"/>
        </w:rPr>
      </w:pPr>
      <w:ins w:id="586" w:author="Matty Kadosh" w:date="2015-09-21T18:34:00Z">
        <w:r>
          <w:t xml:space="preserve">    SAI_TUNNEL_</w:t>
        </w:r>
      </w:ins>
      <w:ins w:id="587" w:author="Matty Kadosh" w:date="2015-09-21T18:36:00Z">
        <w:r>
          <w:t>DSCP</w:t>
        </w:r>
      </w:ins>
      <w:ins w:id="588" w:author="Matty Kadosh" w:date="2015-09-21T18:34:00Z">
        <w:r>
          <w:t>_VAL,</w:t>
        </w:r>
      </w:ins>
    </w:p>
    <w:p w:rsidR="00692FBD" w:rsidRDefault="00692FBD" w:rsidP="00692FBD">
      <w:pPr>
        <w:pStyle w:val="code"/>
        <w:rPr>
          <w:ins w:id="589" w:author="Matty Kadosh" w:date="2015-09-21T18:34:00Z"/>
        </w:rPr>
      </w:pPr>
    </w:p>
    <w:p w:rsidR="00692FBD" w:rsidRDefault="00692FBD" w:rsidP="00D41796">
      <w:pPr>
        <w:pStyle w:val="code"/>
        <w:rPr>
          <w:ins w:id="590" w:author="Matty Kadosh" w:date="2015-09-21T18:32:00Z"/>
        </w:rPr>
      </w:pPr>
    </w:p>
    <w:p w:rsidR="00692FBD" w:rsidRDefault="00692FBD">
      <w:pPr>
        <w:pStyle w:val="code"/>
        <w:rPr>
          <w:ins w:id="591" w:author="Matty Kadosh" w:date="2015-09-21T18:40:00Z"/>
        </w:rPr>
      </w:pPr>
      <w:ins w:id="592" w:author="Matty Kadosh" w:date="2015-09-21T18:40:00Z">
        <w:r>
          <w:t xml:space="preserve"> /**  tunnel ECN mapping </w:t>
        </w:r>
      </w:ins>
      <w:ins w:id="593" w:author="Matty Kadosh" w:date="2015-09-21T18:41:00Z">
        <w:r>
          <w:t>*/</w:t>
        </w:r>
      </w:ins>
    </w:p>
    <w:p w:rsidR="00692FBD" w:rsidRDefault="00692FBD" w:rsidP="00692FBD">
      <w:pPr>
        <w:pStyle w:val="code"/>
        <w:rPr>
          <w:ins w:id="594" w:author="Matty Kadosh" w:date="2015-09-21T18:40:00Z"/>
        </w:rPr>
      </w:pPr>
      <w:ins w:id="595" w:author="Matty Kadosh" w:date="2015-09-21T18:40:00Z">
        <w:r>
          <w:t xml:space="preserve"> SAI_TUNNEL_</w:t>
        </w:r>
      </w:ins>
      <w:ins w:id="596" w:author="Matty Kadosh" w:date="2015-09-21T18:42:00Z">
        <w:r>
          <w:t>ENCAP_</w:t>
        </w:r>
      </w:ins>
      <w:ins w:id="597" w:author="Matty Kadosh" w:date="2015-09-21T18:40:00Z">
        <w:r>
          <w:t>ECN_MAPPING,(TBD)</w:t>
        </w:r>
      </w:ins>
    </w:p>
    <w:p w:rsidR="00D41796" w:rsidRDefault="00D41796" w:rsidP="00D41796">
      <w:pPr>
        <w:pStyle w:val="code"/>
        <w:rPr>
          <w:ins w:id="598" w:author="Matty Kadosh" w:date="2015-09-21T18:24:00Z"/>
        </w:rPr>
      </w:pPr>
    </w:p>
    <w:p w:rsidR="00F416AE" w:rsidRDefault="00F416AE" w:rsidP="007449B0">
      <w:pPr>
        <w:pStyle w:val="code"/>
        <w:rPr>
          <w:ins w:id="599" w:author="Matty Kadosh" w:date="2015-09-21T18:21:00Z"/>
        </w:rPr>
      </w:pPr>
    </w:p>
    <w:p w:rsidR="00F416AE" w:rsidRPr="0058388F" w:rsidRDefault="00F416AE">
      <w:pPr>
        <w:pStyle w:val="code"/>
        <w:rPr>
          <w:ins w:id="600" w:author="Matty Kadosh" w:date="2015-09-21T18:22:00Z"/>
        </w:rPr>
      </w:pPr>
      <w:ins w:id="601" w:author="Matty Kadosh" w:date="2015-09-21T18:22:00Z">
        <w:r>
          <w:t>/** tunnel GEP key (MANDATORY_ON_CREATE when SAI_TUNNEL_ATTR_TYPE=SAI_TUNNEL_IPINIP_GRE_AND_KEY)</w:t>
        </w:r>
      </w:ins>
    </w:p>
    <w:p w:rsidR="00F416AE" w:rsidRDefault="00D41796" w:rsidP="00F416AE">
      <w:pPr>
        <w:pStyle w:val="code"/>
        <w:rPr>
          <w:ins w:id="602" w:author="Matty Kadosh" w:date="2015-09-21T18:22:00Z"/>
        </w:rPr>
      </w:pPr>
      <w:ins w:id="603" w:author="Matty Kadosh" w:date="2015-09-21T18:25:00Z">
        <w:r>
          <w:t xml:space="preserve"> </w:t>
        </w:r>
      </w:ins>
      <w:ins w:id="604" w:author="Matty Kadosh" w:date="2015-09-21T18:22:00Z">
        <w:r w:rsidR="00F416AE">
          <w:t>(CREATE_ONLY) */</w:t>
        </w:r>
      </w:ins>
    </w:p>
    <w:p w:rsidR="00F416AE" w:rsidRDefault="00F416AE" w:rsidP="00F416AE">
      <w:pPr>
        <w:pStyle w:val="code"/>
        <w:rPr>
          <w:ins w:id="605" w:author="Matty Kadosh" w:date="2015-09-21T18:22:00Z"/>
        </w:rPr>
      </w:pPr>
      <w:ins w:id="606" w:author="Matty Kadosh" w:date="2015-09-21T18:22:00Z">
        <w:r>
          <w:t>*/</w:t>
        </w:r>
      </w:ins>
    </w:p>
    <w:p w:rsidR="00F416AE" w:rsidRDefault="00F416AE" w:rsidP="007449B0">
      <w:pPr>
        <w:pStyle w:val="code"/>
        <w:rPr>
          <w:ins w:id="607" w:author="Matty Kadosh" w:date="2015-09-21T18:21:00Z"/>
        </w:rPr>
      </w:pPr>
    </w:p>
    <w:p w:rsidR="007449B0" w:rsidRDefault="00F416AE">
      <w:pPr>
        <w:pStyle w:val="code"/>
        <w:rPr>
          <w:ins w:id="608" w:author="Matty Kadosh" w:date="2015-09-21T16:58:00Z"/>
        </w:rPr>
      </w:pPr>
      <w:ins w:id="609" w:author="Matty Kadosh" w:date="2015-09-21T18:21:00Z">
        <w:r>
          <w:t xml:space="preserve">    SAI_TUNNEL_GRE_KEY</w:t>
        </w:r>
        <w:r w:rsidR="00692FBD">
          <w:t>,</w:t>
        </w:r>
      </w:ins>
    </w:p>
    <w:p w:rsidR="007449B0" w:rsidRDefault="007449B0" w:rsidP="007449B0">
      <w:pPr>
        <w:pStyle w:val="code"/>
        <w:rPr>
          <w:ins w:id="610" w:author="Matty Kadosh" w:date="2015-09-21T16:58:00Z"/>
        </w:rPr>
      </w:pPr>
    </w:p>
    <w:p w:rsidR="007449B0" w:rsidRDefault="007449B0">
      <w:pPr>
        <w:pStyle w:val="code"/>
        <w:rPr>
          <w:ins w:id="611" w:author="Matty Kadosh" w:date="2015-09-21T16:58:00Z"/>
        </w:rPr>
      </w:pPr>
      <w:ins w:id="612" w:author="Matty Kadosh" w:date="2015-09-21T16:58:00Z">
        <w:r>
          <w:t xml:space="preserve">} </w:t>
        </w:r>
      </w:ins>
      <w:ins w:id="613" w:author="Matty Kadosh" w:date="2015-09-21T16:59:00Z">
        <w:r>
          <w:t>sai_tunnel_encap_t;</w:t>
        </w:r>
      </w:ins>
    </w:p>
    <w:p w:rsidR="007449B0" w:rsidRDefault="007449B0">
      <w:pPr>
        <w:pStyle w:val="code"/>
        <w:rPr>
          <w:ins w:id="614" w:author="Matty Kadosh" w:date="2015-09-21T16:58:00Z"/>
        </w:rPr>
        <w:pPrChange w:id="615" w:author="Matty Kadosh" w:date="2015-09-07T19:23:00Z">
          <w:pPr/>
        </w:pPrChange>
      </w:pPr>
    </w:p>
    <w:p w:rsidR="007449B0" w:rsidRDefault="007449B0">
      <w:pPr>
        <w:pStyle w:val="code"/>
        <w:rPr>
          <w:ins w:id="616" w:author="Matty Kadosh" w:date="2015-09-21T16:58:00Z"/>
        </w:rPr>
        <w:pPrChange w:id="617" w:author="Matty Kadosh" w:date="2015-09-07T19:23:00Z">
          <w:pPr/>
        </w:pPrChange>
      </w:pPr>
    </w:p>
    <w:p w:rsidR="007449B0" w:rsidRDefault="007449B0" w:rsidP="007449B0">
      <w:pPr>
        <w:pStyle w:val="code"/>
        <w:rPr>
          <w:ins w:id="618" w:author="Matty Kadosh" w:date="2015-09-21T16:58:00Z"/>
        </w:rPr>
      </w:pPr>
      <w:ins w:id="619" w:author="Matty Kadosh" w:date="2015-09-21T16:58:00Z">
        <w:r>
          <w:t xml:space="preserve">typedef enum </w:t>
        </w:r>
      </w:ins>
      <w:ins w:id="620" w:author="Matty Kadosh" w:date="2015-09-21T16:59:00Z">
        <w:r>
          <w:t>_sai_tunnel_decap_t</w:t>
        </w:r>
      </w:ins>
    </w:p>
    <w:p w:rsidR="007449B0" w:rsidRDefault="007449B0" w:rsidP="007449B0">
      <w:pPr>
        <w:pStyle w:val="code"/>
        <w:rPr>
          <w:ins w:id="621" w:author="Matty Kadosh" w:date="2015-09-21T16:58:00Z"/>
        </w:rPr>
      </w:pPr>
      <w:ins w:id="622" w:author="Matty Kadosh" w:date="2015-09-21T16:58:00Z">
        <w:r>
          <w:t>{</w:t>
        </w:r>
      </w:ins>
    </w:p>
    <w:p w:rsidR="007449B0" w:rsidRDefault="007449B0" w:rsidP="007449B0">
      <w:pPr>
        <w:pStyle w:val="code"/>
        <w:rPr>
          <w:ins w:id="623" w:author="Matty Kadosh" w:date="2015-09-21T16:58:00Z"/>
        </w:rPr>
      </w:pPr>
      <w:ins w:id="624" w:author="Matty Kadosh" w:date="2015-09-21T16:58:00Z">
        <w:r>
          <w:t xml:space="preserve">    /** READ-WRITE */</w:t>
        </w:r>
      </w:ins>
    </w:p>
    <w:p w:rsidR="003F7A53" w:rsidRDefault="003F7A53" w:rsidP="00692FBD">
      <w:pPr>
        <w:pStyle w:val="code"/>
        <w:rPr>
          <w:ins w:id="625" w:author="Matty Kadosh" w:date="2015-09-21T19:06:00Z"/>
        </w:rPr>
      </w:pPr>
    </w:p>
    <w:p w:rsidR="003F7A53" w:rsidRDefault="003F7A53">
      <w:pPr>
        <w:pStyle w:val="code"/>
        <w:rPr>
          <w:ins w:id="626" w:author="Matty Kadosh" w:date="2015-09-21T19:09:00Z"/>
        </w:rPr>
      </w:pPr>
      <w:ins w:id="627" w:author="Matty Kadosh" w:date="2015-09-21T19:07:00Z">
        <w:r>
          <w:t xml:space="preserve">    /**  enable </w:t>
        </w:r>
      </w:ins>
      <w:ins w:id="628" w:author="Matty Kadosh" w:date="2015-09-21T19:08:00Z">
        <w:r>
          <w:t xml:space="preserve">decap src ip validation check </w:t>
        </w:r>
      </w:ins>
      <w:ins w:id="629" w:author="Matty Kadosh" w:date="2015-09-21T19:07:00Z">
        <w:r>
          <w:t xml:space="preserve"> MANDATORY_ON_CREATE when  </w:t>
        </w:r>
      </w:ins>
      <w:ins w:id="630" w:author="Matty Kadosh" w:date="2015-09-21T19:08:00Z">
        <w:r>
          <w:t xml:space="preserve">   </w:t>
        </w:r>
      </w:ins>
      <w:ins w:id="631" w:author="Matty Kadosh" w:date="2015-09-21T19:07:00Z">
        <w:r>
          <w:t>SAI_TUNNEL_ATTR_TYPE=SAI_TUNNEL_IPINIP,SAI_TUNNEL_IPINIP_GRE,SAI_TUNNEL_IPINIP_GRE_AND_KEY)</w:t>
        </w:r>
      </w:ins>
    </w:p>
    <w:p w:rsidR="003F7A53" w:rsidRDefault="003F7A53">
      <w:pPr>
        <w:pStyle w:val="code"/>
        <w:rPr>
          <w:ins w:id="632" w:author="Matty Kadosh" w:date="2015-09-21T19:06:00Z"/>
        </w:rPr>
      </w:pPr>
      <w:ins w:id="633" w:author="Matty Kadosh" w:date="2015-09-21T19:09:00Z">
        <w:r>
          <w:t xml:space="preserve">    */</w:t>
        </w:r>
      </w:ins>
    </w:p>
    <w:p w:rsidR="003F7A53" w:rsidRDefault="003F7A53" w:rsidP="003F7A53">
      <w:pPr>
        <w:pStyle w:val="code"/>
        <w:rPr>
          <w:ins w:id="634" w:author="Matty Kadosh" w:date="2015-09-21T19:10:00Z"/>
        </w:rPr>
      </w:pPr>
      <w:ins w:id="635" w:author="Matty Kadosh" w:date="2015-09-21T19:06:00Z">
        <w:r>
          <w:t xml:space="preserve">    SAI_TUNNEL_DECAP_SIP_CHECK,</w:t>
        </w:r>
      </w:ins>
    </w:p>
    <w:p w:rsidR="003F7A53" w:rsidRDefault="003F7A53" w:rsidP="003F7A53">
      <w:pPr>
        <w:pStyle w:val="code"/>
        <w:rPr>
          <w:ins w:id="636" w:author="Matty Kadosh" w:date="2015-09-21T19:10:00Z"/>
        </w:rPr>
      </w:pPr>
    </w:p>
    <w:p w:rsidR="003F7A53" w:rsidRPr="0058388F" w:rsidRDefault="003F7A53">
      <w:pPr>
        <w:pStyle w:val="code"/>
        <w:rPr>
          <w:ins w:id="637" w:author="Matty Kadosh" w:date="2015-09-21T19:10:00Z"/>
        </w:rPr>
      </w:pPr>
      <w:ins w:id="638" w:author="Matty Kadosh" w:date="2015-09-21T19:10:00Z">
        <w:r>
          <w:t>/**  expected tunnel src ip (MANDATORY_ON_CREATE when  SAI_TUNNEL_DECAP_SIP_CHECK is enabled</w:t>
        </w:r>
      </w:ins>
      <w:ins w:id="639" w:author="Matty Kadosh" w:date="2015-09-21T19:11:00Z">
        <w:r>
          <w:t>)</w:t>
        </w:r>
      </w:ins>
    </w:p>
    <w:p w:rsidR="003F7A53" w:rsidRDefault="003F7A53" w:rsidP="003F7A53">
      <w:pPr>
        <w:pStyle w:val="code"/>
        <w:rPr>
          <w:ins w:id="640" w:author="Matty Kadosh" w:date="2015-09-21T19:10:00Z"/>
        </w:rPr>
      </w:pPr>
      <w:ins w:id="641" w:author="Matty Kadosh" w:date="2015-09-21T19:10:00Z">
        <w:r>
          <w:t xml:space="preserve"> (CREATE_ONLY) */</w:t>
        </w:r>
      </w:ins>
    </w:p>
    <w:p w:rsidR="003F7A53" w:rsidRDefault="003F7A53" w:rsidP="003F7A53">
      <w:pPr>
        <w:pStyle w:val="code"/>
        <w:rPr>
          <w:ins w:id="642" w:author="Matty Kadosh" w:date="2015-09-21T19:10:00Z"/>
        </w:rPr>
      </w:pPr>
    </w:p>
    <w:p w:rsidR="003F7A53" w:rsidRDefault="003F7A53" w:rsidP="003F7A53">
      <w:pPr>
        <w:pStyle w:val="code"/>
        <w:rPr>
          <w:ins w:id="643" w:author="Matty Kadosh" w:date="2015-09-21T19:10:00Z"/>
        </w:rPr>
      </w:pPr>
      <w:ins w:id="644" w:author="Matty Kadosh" w:date="2015-09-21T19:10:00Z">
        <w:r>
          <w:t xml:space="preserve">    SAI_TUNNEL_</w:t>
        </w:r>
      </w:ins>
      <w:ins w:id="645" w:author="Matty Kadosh" w:date="2015-09-21T19:11:00Z">
        <w:r>
          <w:t>EXPECTED_</w:t>
        </w:r>
      </w:ins>
      <w:ins w:id="646" w:author="Matty Kadosh" w:date="2015-09-21T19:10:00Z">
        <w:r>
          <w:t>SRC_IP,</w:t>
        </w:r>
      </w:ins>
    </w:p>
    <w:p w:rsidR="003F7A53" w:rsidRDefault="003F7A53" w:rsidP="00692FBD">
      <w:pPr>
        <w:pStyle w:val="code"/>
        <w:rPr>
          <w:ins w:id="647" w:author="Matty Kadosh" w:date="2015-09-21T18:42:00Z"/>
        </w:rPr>
      </w:pPr>
    </w:p>
    <w:p w:rsidR="00692FBD" w:rsidRDefault="003F7A53" w:rsidP="00692FBD">
      <w:pPr>
        <w:pStyle w:val="code"/>
        <w:rPr>
          <w:ins w:id="648" w:author="Matty Kadosh" w:date="2015-09-21T18:43:00Z"/>
        </w:rPr>
      </w:pPr>
      <w:ins w:id="649" w:author="Matty Kadosh" w:date="2015-09-21T18:43:00Z">
        <w:r>
          <w:t xml:space="preserve">   </w:t>
        </w:r>
        <w:r w:rsidR="00692FBD">
          <w:t xml:space="preserve">/**  tunnel </w:t>
        </w:r>
        <w:r w:rsidR="00AF61C5">
          <w:t xml:space="preserve">decap </w:t>
        </w:r>
        <w:r w:rsidR="00692FBD">
          <w:t>ECN mapping */</w:t>
        </w:r>
      </w:ins>
    </w:p>
    <w:p w:rsidR="007449B0" w:rsidRDefault="003F7A53">
      <w:pPr>
        <w:pStyle w:val="code"/>
        <w:rPr>
          <w:ins w:id="650" w:author="Matty Kadosh" w:date="2015-09-21T19:11:00Z"/>
        </w:rPr>
      </w:pPr>
      <w:ins w:id="651" w:author="Matty Kadosh" w:date="2015-09-21T18:43:00Z">
        <w:r>
          <w:t xml:space="preserve">   </w:t>
        </w:r>
        <w:r w:rsidR="00692FBD">
          <w:t>SAI_TUNNEL_</w:t>
        </w:r>
        <w:r w:rsidR="00AF61C5">
          <w:t>DE</w:t>
        </w:r>
        <w:r w:rsidR="00692FBD">
          <w:t>CAP_ECN_</w:t>
        </w:r>
        <w:r w:rsidR="00AF61C5">
          <w:t>TABLE</w:t>
        </w:r>
        <w:r w:rsidR="00692FBD">
          <w:t>,(TBD)</w:t>
        </w:r>
      </w:ins>
    </w:p>
    <w:p w:rsidR="003F7A53" w:rsidRDefault="003F7A53">
      <w:pPr>
        <w:pStyle w:val="code"/>
        <w:rPr>
          <w:ins w:id="652" w:author="Matty Kadosh" w:date="2015-09-21T16:58:00Z"/>
        </w:rPr>
      </w:pPr>
    </w:p>
    <w:p w:rsidR="007449B0" w:rsidRDefault="007449B0" w:rsidP="007449B0">
      <w:pPr>
        <w:pStyle w:val="code"/>
        <w:rPr>
          <w:ins w:id="653" w:author="Matty Kadosh" w:date="2015-09-21T16:58:00Z"/>
        </w:rPr>
      </w:pPr>
      <w:ins w:id="654" w:author="Matty Kadosh" w:date="2015-09-21T16:58:00Z">
        <w:r>
          <w:t xml:space="preserve">} </w:t>
        </w:r>
      </w:ins>
      <w:ins w:id="655" w:author="Matty Kadosh" w:date="2015-09-21T16:59:00Z">
        <w:r>
          <w:t>sai_tunnel_decap_t</w:t>
        </w:r>
      </w:ins>
      <w:ins w:id="656" w:author="Matty Kadosh" w:date="2015-09-21T16:58:00Z">
        <w:r>
          <w:t>;</w:t>
        </w:r>
      </w:ins>
    </w:p>
    <w:p w:rsidR="007449B0" w:rsidRDefault="007449B0">
      <w:pPr>
        <w:pStyle w:val="code"/>
        <w:rPr>
          <w:ins w:id="657" w:author="Matty Kadosh" w:date="2015-09-21T16:58:00Z"/>
        </w:rPr>
        <w:pPrChange w:id="658" w:author="Matty Kadosh" w:date="2015-09-07T19:23:00Z">
          <w:pPr/>
        </w:pPrChange>
      </w:pPr>
    </w:p>
    <w:p w:rsidR="007449B0" w:rsidRDefault="007449B0">
      <w:pPr>
        <w:pStyle w:val="code"/>
        <w:rPr>
          <w:ins w:id="659" w:author="Matty Kadosh" w:date="2015-09-21T16:58:00Z"/>
        </w:rPr>
        <w:pPrChange w:id="660" w:author="Matty Kadosh" w:date="2015-09-07T19:23:00Z">
          <w:pPr/>
        </w:pPrChange>
      </w:pPr>
    </w:p>
    <w:p w:rsidR="007A1666" w:rsidRDefault="007A1666">
      <w:pPr>
        <w:pStyle w:val="code"/>
        <w:rPr>
          <w:ins w:id="661" w:author="Matty Kadosh" w:date="2015-09-07T19:21:00Z"/>
        </w:rPr>
        <w:pPrChange w:id="662" w:author="Matty Kadosh" w:date="2015-09-07T19:23:00Z">
          <w:pPr/>
        </w:pPrChange>
      </w:pPr>
      <w:ins w:id="663" w:author="Matty Kadosh" w:date="2015-09-07T19:21:00Z">
        <w:r>
          <w:t>t</w:t>
        </w:r>
        <w:r w:rsidR="007449B0">
          <w:t>ypedef enum _</w:t>
        </w:r>
      </w:ins>
      <w:ins w:id="664" w:author="Matty Kadosh" w:date="2015-09-21T16:57:00Z">
        <w:r w:rsidR="007449B0">
          <w:t>sai_tunnel_id_t</w:t>
        </w:r>
      </w:ins>
    </w:p>
    <w:p w:rsidR="007A1666" w:rsidRDefault="007A1666">
      <w:pPr>
        <w:pStyle w:val="code"/>
        <w:rPr>
          <w:ins w:id="665" w:author="Matty Kadosh" w:date="2015-09-07T19:21:00Z"/>
        </w:rPr>
        <w:pPrChange w:id="666" w:author="Matty Kadosh" w:date="2015-09-07T19:23:00Z">
          <w:pPr/>
        </w:pPrChange>
      </w:pPr>
      <w:ins w:id="667" w:author="Matty Kadosh" w:date="2015-09-07T19:21:00Z">
        <w:r>
          <w:t>{</w:t>
        </w:r>
      </w:ins>
    </w:p>
    <w:p w:rsidR="007449B0" w:rsidRDefault="007A1666" w:rsidP="007449B0">
      <w:pPr>
        <w:pStyle w:val="code"/>
        <w:rPr>
          <w:ins w:id="668" w:author="Matty Kadosh" w:date="2015-09-21T16:58:00Z"/>
        </w:rPr>
      </w:pPr>
      <w:ins w:id="669" w:author="Matty Kadosh" w:date="2015-09-07T19:21:00Z">
        <w:r>
          <w:t xml:space="preserve">    </w:t>
        </w:r>
      </w:ins>
      <w:ins w:id="670" w:author="Matty Kadosh" w:date="2015-09-21T16:58:00Z">
        <w:r w:rsidR="007449B0">
          <w:t>/** READ-WRITE */</w:t>
        </w:r>
      </w:ins>
    </w:p>
    <w:p w:rsidR="007449B0" w:rsidRDefault="000E1A6E" w:rsidP="007449B0">
      <w:pPr>
        <w:pStyle w:val="code"/>
        <w:rPr>
          <w:ins w:id="671" w:author="Matty Kadosh" w:date="2015-09-21T16:58:00Z"/>
        </w:rPr>
      </w:pPr>
      <w:ins w:id="672" w:author="Matty Kadosh" w:date="2015-09-21T17:17:00Z">
        <w:r>
          <w:t xml:space="preserve">    </w:t>
        </w:r>
      </w:ins>
    </w:p>
    <w:p w:rsidR="007449B0" w:rsidRDefault="000E1A6E" w:rsidP="007449B0">
      <w:pPr>
        <w:pStyle w:val="code"/>
        <w:rPr>
          <w:ins w:id="673" w:author="Matty Kadosh" w:date="2015-09-21T16:58:00Z"/>
        </w:rPr>
      </w:pPr>
      <w:ins w:id="674" w:author="Matty Kadosh" w:date="2015-09-21T16:58:00Z">
        <w:r>
          <w:t xml:space="preserve">    /** </w:t>
        </w:r>
      </w:ins>
      <w:ins w:id="675" w:author="Matty Kadosh" w:date="2015-09-21T17:17:00Z">
        <w:r>
          <w:t>tunnel</w:t>
        </w:r>
      </w:ins>
      <w:ins w:id="676" w:author="Matty Kadosh" w:date="2015-09-21T16:58:00Z">
        <w:r>
          <w:t xml:space="preserve"> type [sai_</w:t>
        </w:r>
      </w:ins>
      <w:ins w:id="677" w:author="Matty Kadosh" w:date="2015-09-21T17:17:00Z">
        <w:r>
          <w:t>tunnel</w:t>
        </w:r>
      </w:ins>
      <w:ins w:id="678" w:author="Matty Kadosh" w:date="2015-09-21T16:58:00Z">
        <w:r w:rsidR="007449B0">
          <w:t>_type_t] (MANDATORY_ON_CREATE|CREATE_ONLY) */</w:t>
        </w:r>
      </w:ins>
    </w:p>
    <w:p w:rsidR="007449B0" w:rsidRDefault="000E1A6E" w:rsidP="007449B0">
      <w:pPr>
        <w:pStyle w:val="code"/>
        <w:rPr>
          <w:ins w:id="679" w:author="Matty Kadosh" w:date="2015-09-21T17:23:00Z"/>
        </w:rPr>
      </w:pPr>
      <w:ins w:id="680" w:author="Matty Kadosh" w:date="2015-09-21T16:58:00Z">
        <w:r>
          <w:t xml:space="preserve">    SAI_</w:t>
        </w:r>
      </w:ins>
      <w:ins w:id="681" w:author="Matty Kadosh" w:date="2015-09-21T17:17:00Z">
        <w:r>
          <w:t>TUNNEL</w:t>
        </w:r>
      </w:ins>
      <w:ins w:id="682" w:author="Matty Kadosh" w:date="2015-09-21T16:58:00Z">
        <w:r>
          <w:t>_ATTR_TYPE</w:t>
        </w:r>
      </w:ins>
      <w:ins w:id="683" w:author="Matty Kadosh" w:date="2015-09-21T17:23:00Z">
        <w:r>
          <w:t>;</w:t>
        </w:r>
      </w:ins>
    </w:p>
    <w:p w:rsidR="000E1A6E" w:rsidRDefault="000E1A6E" w:rsidP="007449B0">
      <w:pPr>
        <w:pStyle w:val="code"/>
        <w:rPr>
          <w:ins w:id="684" w:author="Matty Kadosh" w:date="2015-09-21T17:23:00Z"/>
        </w:rPr>
      </w:pPr>
    </w:p>
    <w:p w:rsidR="000E1A6E" w:rsidRDefault="000E1A6E">
      <w:pPr>
        <w:pStyle w:val="code"/>
        <w:rPr>
          <w:ins w:id="685" w:author="Matty Kadosh" w:date="2015-09-21T17:23:00Z"/>
        </w:rPr>
      </w:pPr>
      <w:ins w:id="686" w:author="Matty Kadosh" w:date="2015-09-21T17:23:00Z">
        <w:r>
          <w:t xml:space="preserve">    /** </w:t>
        </w:r>
      </w:ins>
      <w:ins w:id="687" w:author="Matty Kadosh" w:date="2015-09-21T18:14:00Z">
        <w:r w:rsidR="00F416AE">
          <w:t xml:space="preserve">tunnel </w:t>
        </w:r>
      </w:ins>
      <w:ins w:id="688" w:author="Matty Kadosh" w:date="2015-09-21T18:13:00Z">
        <w:r w:rsidR="00F416AE">
          <w:t>underlay interfac</w:t>
        </w:r>
      </w:ins>
      <w:ins w:id="689" w:author="Matty Kadosh" w:date="2015-09-21T18:14:00Z">
        <w:r w:rsidR="00F416AE">
          <w:t>e</w:t>
        </w:r>
      </w:ins>
      <w:ins w:id="690" w:author="Matty Kadosh" w:date="2015-09-21T18:13:00Z">
        <w:r w:rsidR="00F416AE">
          <w:t xml:space="preserve"> </w:t>
        </w:r>
      </w:ins>
      <w:ins w:id="691" w:author="Matty Kadosh" w:date="2015-09-21T17:23:00Z">
        <w:r w:rsidR="00D5639B">
          <w:t>[sai_</w:t>
        </w:r>
      </w:ins>
      <w:ins w:id="692" w:author="Matty Kadosh" w:date="2015-09-21T18:12:00Z">
        <w:r w:rsidR="00D5639B">
          <w:t>object_id</w:t>
        </w:r>
      </w:ins>
      <w:ins w:id="693" w:author="Matty Kadosh" w:date="2015-09-21T17:23:00Z">
        <w:r w:rsidR="00D5639B">
          <w:t>_t]</w:t>
        </w:r>
      </w:ins>
      <w:ins w:id="694" w:author="Matty Kadosh" w:date="2015-09-21T18:02:00Z">
        <w:r w:rsidR="00D5639B">
          <w:t xml:space="preserve"> </w:t>
        </w:r>
      </w:ins>
      <w:ins w:id="695" w:author="Matty Kadosh" w:date="2015-09-21T17:23:00Z">
        <w:r>
          <w:t>*/</w:t>
        </w:r>
      </w:ins>
    </w:p>
    <w:p w:rsidR="00AE3018" w:rsidRDefault="000E1A6E">
      <w:pPr>
        <w:pStyle w:val="code"/>
        <w:rPr>
          <w:ins w:id="696" w:author="Matty Kadosh" w:date="2015-09-21T18:11:00Z"/>
        </w:rPr>
      </w:pPr>
      <w:ins w:id="697" w:author="Matty Kadosh" w:date="2015-09-21T17:23:00Z">
        <w:r>
          <w:t xml:space="preserve">    SAI_TUNNEL_UNDERLAY</w:t>
        </w:r>
      </w:ins>
      <w:ins w:id="698" w:author="Matty Kadosh" w:date="2015-09-21T17:24:00Z">
        <w:r>
          <w:t>_INTERFACE</w:t>
        </w:r>
      </w:ins>
      <w:ins w:id="699" w:author="Matty Kadosh" w:date="2015-09-21T17:23:00Z">
        <w:r>
          <w:t>;</w:t>
        </w:r>
      </w:ins>
    </w:p>
    <w:p w:rsidR="00D5639B" w:rsidRDefault="00D5639B">
      <w:pPr>
        <w:pStyle w:val="code"/>
        <w:rPr>
          <w:ins w:id="700" w:author="Matty Kadosh" w:date="2015-09-21T17:23:00Z"/>
        </w:rPr>
      </w:pPr>
    </w:p>
    <w:p w:rsidR="00AE3018" w:rsidRDefault="00AE3018">
      <w:pPr>
        <w:pStyle w:val="code"/>
        <w:rPr>
          <w:ins w:id="701" w:author="Matty Kadosh" w:date="2015-09-21T17:24:00Z"/>
        </w:rPr>
      </w:pPr>
      <w:ins w:id="702" w:author="Matty Kadosh" w:date="2015-09-21T17:24:00Z">
        <w:r>
          <w:t xml:space="preserve">    </w:t>
        </w:r>
        <w:r w:rsidR="00D5639B">
          <w:t xml:space="preserve">/** </w:t>
        </w:r>
      </w:ins>
      <w:ins w:id="703" w:author="Matty Kadosh" w:date="2015-09-21T18:14:00Z">
        <w:r w:rsidR="00F416AE">
          <w:t xml:space="preserve">tunnel overlay interafce </w:t>
        </w:r>
      </w:ins>
      <w:ins w:id="704" w:author="Matty Kadosh" w:date="2015-09-21T18:12:00Z">
        <w:r w:rsidR="00D5639B">
          <w:t xml:space="preserve">[sai_object_id_t] </w:t>
        </w:r>
      </w:ins>
      <w:ins w:id="705" w:author="Matty Kadosh" w:date="2015-09-21T17:24:00Z">
        <w:r>
          <w:t>*/</w:t>
        </w:r>
      </w:ins>
    </w:p>
    <w:p w:rsidR="00AE3018" w:rsidRDefault="00AE3018" w:rsidP="00AE3018">
      <w:pPr>
        <w:pStyle w:val="code"/>
        <w:rPr>
          <w:ins w:id="706" w:author="Matty Kadosh" w:date="2015-09-21T17:24:00Z"/>
        </w:rPr>
      </w:pPr>
      <w:ins w:id="707" w:author="Matty Kadosh" w:date="2015-09-21T17:24:00Z">
        <w:r>
          <w:t xml:space="preserve">    SAI_TUNNEL_</w:t>
        </w:r>
      </w:ins>
      <w:ins w:id="708" w:author="Matty Kadosh" w:date="2015-09-21T17:25:00Z">
        <w:r>
          <w:t>OVERLAY</w:t>
        </w:r>
      </w:ins>
      <w:ins w:id="709" w:author="Matty Kadosh" w:date="2015-09-21T17:24:00Z">
        <w:r>
          <w:t>_INTERFACE;</w:t>
        </w:r>
      </w:ins>
    </w:p>
    <w:p w:rsidR="00AE3018" w:rsidRDefault="00F416AE" w:rsidP="00AE3018">
      <w:pPr>
        <w:pStyle w:val="code"/>
        <w:rPr>
          <w:ins w:id="710" w:author="Matty Kadosh" w:date="2015-09-21T18:12:00Z"/>
        </w:rPr>
      </w:pPr>
      <w:ins w:id="711" w:author="Matty Kadosh" w:date="2015-09-21T18:12:00Z">
        <w:r>
          <w:t xml:space="preserve">    </w:t>
        </w:r>
      </w:ins>
    </w:p>
    <w:p w:rsidR="00F416AE" w:rsidRDefault="00F416AE" w:rsidP="00F416AE">
      <w:pPr>
        <w:pStyle w:val="code"/>
        <w:rPr>
          <w:ins w:id="712" w:author="Matty Kadosh" w:date="2015-09-21T18:12:00Z"/>
        </w:rPr>
      </w:pPr>
      <w:ins w:id="713" w:author="Matty Kadosh" w:date="2015-09-21T18:12:00Z">
        <w:r>
          <w:t xml:space="preserve">    /** </w:t>
        </w:r>
      </w:ins>
      <w:ins w:id="714" w:author="Matty Kadosh" w:date="2015-09-21T18:14:00Z">
        <w:r>
          <w:t xml:space="preserve">tunnel </w:t>
        </w:r>
      </w:ins>
      <w:ins w:id="715" w:author="Matty Kadosh" w:date="2015-09-21T18:15:00Z">
        <w:r>
          <w:t xml:space="preserve">encap attribute </w:t>
        </w:r>
      </w:ins>
      <w:ins w:id="716" w:author="Matty Kadosh" w:date="2015-09-21T18:14:00Z">
        <w:r>
          <w:t xml:space="preserve">  </w:t>
        </w:r>
      </w:ins>
      <w:ins w:id="717" w:author="Matty Kadosh" w:date="2015-09-21T18:12:00Z">
        <w:r>
          <w:t>[</w:t>
        </w:r>
      </w:ins>
      <w:ins w:id="718" w:author="Matty Kadosh" w:date="2015-09-21T18:14:00Z">
        <w:r>
          <w:t>sai_tunnel_encap_t</w:t>
        </w:r>
      </w:ins>
      <w:ins w:id="719" w:author="Matty Kadosh" w:date="2015-09-21T18:12:00Z">
        <w:r>
          <w:t xml:space="preserve">] </w:t>
        </w:r>
      </w:ins>
      <w:ins w:id="720" w:author="Matty Kadosh" w:date="2015-09-21T18:15:00Z">
        <w:r>
          <w:t xml:space="preserve">(MANDATORY_ON_CREATE|CREATE_ONLY) </w:t>
        </w:r>
      </w:ins>
      <w:ins w:id="721" w:author="Matty Kadosh" w:date="2015-09-21T18:12:00Z">
        <w:r>
          <w:t>*/</w:t>
        </w:r>
      </w:ins>
    </w:p>
    <w:p w:rsidR="00F416AE" w:rsidRDefault="00F416AE" w:rsidP="00F416AE">
      <w:pPr>
        <w:pStyle w:val="code"/>
        <w:rPr>
          <w:ins w:id="722" w:author="Matty Kadosh" w:date="2015-09-21T18:13:00Z"/>
        </w:rPr>
      </w:pPr>
      <w:ins w:id="723" w:author="Matty Kadosh" w:date="2015-09-21T18:12:00Z">
        <w:r>
          <w:t xml:space="preserve">    SAI_TUNNEL_</w:t>
        </w:r>
      </w:ins>
      <w:ins w:id="724" w:author="Matty Kadosh" w:date="2015-09-21T18:13:00Z">
        <w:r>
          <w:t>ENCAP</w:t>
        </w:r>
      </w:ins>
      <w:ins w:id="725" w:author="Matty Kadosh" w:date="2015-09-21T18:12:00Z">
        <w:r>
          <w:t>_</w:t>
        </w:r>
      </w:ins>
      <w:ins w:id="726" w:author="Matty Kadosh" w:date="2015-09-21T18:13:00Z">
        <w:r>
          <w:t>ATTR;</w:t>
        </w:r>
      </w:ins>
    </w:p>
    <w:p w:rsidR="00F416AE" w:rsidRDefault="00F416AE" w:rsidP="00F416AE">
      <w:pPr>
        <w:pStyle w:val="code"/>
        <w:rPr>
          <w:ins w:id="727" w:author="Matty Kadosh" w:date="2015-09-21T18:12:00Z"/>
        </w:rPr>
      </w:pPr>
    </w:p>
    <w:p w:rsidR="00F416AE" w:rsidRDefault="00F416AE" w:rsidP="00F416AE">
      <w:pPr>
        <w:pStyle w:val="code"/>
        <w:rPr>
          <w:ins w:id="728" w:author="Matty Kadosh" w:date="2015-09-21T18:13:00Z"/>
        </w:rPr>
      </w:pPr>
      <w:ins w:id="729" w:author="Matty Kadosh" w:date="2015-09-21T18:13:00Z">
        <w:r>
          <w:t xml:space="preserve">  </w:t>
        </w:r>
      </w:ins>
      <w:ins w:id="730" w:author="Matty Kadosh" w:date="2015-09-21T18:12:00Z">
        <w:r>
          <w:t xml:space="preserve">  </w:t>
        </w:r>
      </w:ins>
      <w:ins w:id="731" w:author="Matty Kadosh" w:date="2015-09-21T18:13:00Z">
        <w:r>
          <w:t xml:space="preserve">/** </w:t>
        </w:r>
      </w:ins>
      <w:ins w:id="732" w:author="Matty Kadosh" w:date="2015-09-21T18:15:00Z">
        <w:r>
          <w:t xml:space="preserve">tunnel dencap attribute    </w:t>
        </w:r>
      </w:ins>
      <w:ins w:id="733" w:author="Matty Kadosh" w:date="2015-09-21T18:14:00Z">
        <w:r>
          <w:t>[sai_tunnel_decap_t</w:t>
        </w:r>
      </w:ins>
      <w:ins w:id="734" w:author="Matty Kadosh" w:date="2015-09-21T18:13:00Z">
        <w:r>
          <w:t xml:space="preserve">] </w:t>
        </w:r>
      </w:ins>
      <w:ins w:id="735" w:author="Matty Kadosh" w:date="2015-09-21T18:15:00Z">
        <w:r>
          <w:t xml:space="preserve">(MANDATORY_ON_CREATE|CREATE_ONLY) </w:t>
        </w:r>
      </w:ins>
      <w:ins w:id="736" w:author="Matty Kadosh" w:date="2015-09-21T18:13:00Z">
        <w:r>
          <w:t>*/</w:t>
        </w:r>
      </w:ins>
    </w:p>
    <w:p w:rsidR="007A1666" w:rsidRDefault="00F416AE">
      <w:pPr>
        <w:pStyle w:val="code"/>
        <w:rPr>
          <w:ins w:id="737" w:author="Matty Kadosh" w:date="2015-09-07T19:21:00Z"/>
        </w:rPr>
        <w:pPrChange w:id="738" w:author="Matty Kadosh" w:date="2015-09-21T18:13:00Z">
          <w:pPr/>
        </w:pPrChange>
      </w:pPr>
      <w:ins w:id="739" w:author="Matty Kadosh" w:date="2015-09-21T18:13:00Z">
        <w:r>
          <w:t xml:space="preserve">    SAI_TUNNEL_DECAP_ATTR;</w:t>
        </w:r>
      </w:ins>
    </w:p>
    <w:p w:rsidR="007A1666" w:rsidRDefault="007A1666">
      <w:pPr>
        <w:pStyle w:val="code"/>
        <w:rPr>
          <w:ins w:id="740" w:author="Matty Kadosh" w:date="2015-09-07T19:21:00Z"/>
        </w:rPr>
        <w:pPrChange w:id="741" w:author="Matty Kadosh" w:date="2015-09-07T19:23:00Z">
          <w:pPr/>
        </w:pPrChange>
      </w:pPr>
    </w:p>
    <w:p w:rsidR="007A1666" w:rsidRDefault="007449B0">
      <w:pPr>
        <w:pStyle w:val="code"/>
        <w:rPr>
          <w:ins w:id="742" w:author="Matty Kadosh" w:date="2015-09-07T19:21:00Z"/>
        </w:rPr>
        <w:pPrChange w:id="743" w:author="Matty Kadosh" w:date="2015-09-07T19:23:00Z">
          <w:pPr/>
        </w:pPrChange>
      </w:pPr>
      <w:ins w:id="744" w:author="Matty Kadosh" w:date="2015-09-07T19:21:00Z">
        <w:r>
          <w:t>} sai_</w:t>
        </w:r>
      </w:ins>
      <w:ins w:id="745" w:author="Matty Kadosh" w:date="2015-09-21T16:57:00Z">
        <w:r>
          <w:t>tunnel_id</w:t>
        </w:r>
      </w:ins>
      <w:ins w:id="746" w:author="Matty Kadosh" w:date="2015-09-07T19:21:00Z">
        <w:r w:rsidR="007A1666">
          <w:t>_t;</w:t>
        </w:r>
      </w:ins>
    </w:p>
    <w:p w:rsidR="007A1666" w:rsidRDefault="007A1666">
      <w:pPr>
        <w:pStyle w:val="code"/>
        <w:rPr>
          <w:ins w:id="747" w:author="Matty Kadosh" w:date="2015-09-21T18:15:00Z"/>
        </w:rPr>
        <w:pPrChange w:id="748" w:author="Matty Kadosh" w:date="2015-09-07T19:23:00Z">
          <w:pPr/>
        </w:pPrChange>
      </w:pPr>
    </w:p>
    <w:p w:rsidR="00F416AE" w:rsidRDefault="00F416AE">
      <w:pPr>
        <w:pStyle w:val="code"/>
        <w:rPr>
          <w:ins w:id="749" w:author="Matty Kadosh" w:date="2015-09-07T19:21:00Z"/>
        </w:rPr>
        <w:pPrChange w:id="750" w:author="Matty Kadosh" w:date="2015-09-07T19:23:00Z">
          <w:pPr/>
        </w:pPrChange>
      </w:pPr>
    </w:p>
    <w:p w:rsidR="007A1666" w:rsidRDefault="007A1666">
      <w:pPr>
        <w:pStyle w:val="code"/>
        <w:rPr>
          <w:ins w:id="751" w:author="Matty Kadosh" w:date="2015-09-07T19:21:00Z"/>
        </w:rPr>
        <w:pPrChange w:id="752" w:author="Matty Kadosh" w:date="2015-09-07T19:23:00Z">
          <w:pPr/>
        </w:pPrChange>
      </w:pPr>
      <w:ins w:id="753" w:author="Matty Kadosh" w:date="2015-09-07T19:21:00Z">
        <w:r>
          <w:t>/**</w:t>
        </w:r>
      </w:ins>
    </w:p>
    <w:p w:rsidR="007A1666" w:rsidRDefault="007A1666">
      <w:pPr>
        <w:pStyle w:val="code"/>
        <w:rPr>
          <w:ins w:id="754" w:author="Matty Kadosh" w:date="2015-09-07T19:21:00Z"/>
        </w:rPr>
        <w:pPrChange w:id="755" w:author="Matty Kadosh" w:date="2015-09-07T19:23:00Z">
          <w:pPr/>
        </w:pPrChange>
      </w:pPr>
      <w:ins w:id="756" w:author="Matty Kadosh" w:date="2015-09-07T19:21:00Z">
        <w:r>
          <w:t>*  @brief Attribute id for next hop</w:t>
        </w:r>
      </w:ins>
    </w:p>
    <w:p w:rsidR="007A1666" w:rsidRDefault="007A1666">
      <w:pPr>
        <w:pStyle w:val="code"/>
        <w:rPr>
          <w:ins w:id="757" w:author="Matty Kadosh" w:date="2015-09-07T19:21:00Z"/>
        </w:rPr>
        <w:pPrChange w:id="758" w:author="Matty Kadosh" w:date="2015-09-07T19:23:00Z">
          <w:pPr/>
        </w:pPrChange>
      </w:pPr>
      <w:ins w:id="759" w:author="Matty Kadosh" w:date="2015-09-07T19:21:00Z">
        <w:r>
          <w:t>*/</w:t>
        </w:r>
      </w:ins>
    </w:p>
    <w:p w:rsidR="007A1666" w:rsidRDefault="007A1666">
      <w:pPr>
        <w:pStyle w:val="code"/>
        <w:rPr>
          <w:ins w:id="760" w:author="Matty Kadosh" w:date="2015-09-07T19:21:00Z"/>
        </w:rPr>
        <w:pPrChange w:id="761" w:author="Matty Kadosh" w:date="2015-09-07T19:23:00Z">
          <w:pPr/>
        </w:pPrChange>
      </w:pPr>
      <w:ins w:id="762" w:author="Matty Kadosh" w:date="2015-09-07T19:21:00Z">
        <w:r>
          <w:t>typedef enum _sai_next_hop_attr_t</w:t>
        </w:r>
      </w:ins>
    </w:p>
    <w:p w:rsidR="007A1666" w:rsidRDefault="007A1666">
      <w:pPr>
        <w:pStyle w:val="code"/>
        <w:tabs>
          <w:tab w:val="left" w:pos="7530"/>
        </w:tabs>
        <w:rPr>
          <w:ins w:id="763" w:author="Matty Kadosh" w:date="2015-09-07T19:21:00Z"/>
        </w:rPr>
        <w:pPrChange w:id="764" w:author="Matty Kadosh" w:date="2015-09-21T17:32:00Z">
          <w:pPr/>
        </w:pPrChange>
      </w:pPr>
      <w:ins w:id="765" w:author="Matty Kadosh" w:date="2015-09-07T19:21:00Z">
        <w:r>
          <w:t>{</w:t>
        </w:r>
      </w:ins>
      <w:ins w:id="766" w:author="Matty Kadosh" w:date="2015-09-21T17:32:00Z">
        <w:r w:rsidR="00AE3018">
          <w:tab/>
        </w:r>
      </w:ins>
    </w:p>
    <w:p w:rsidR="007A1666" w:rsidRDefault="007A1666">
      <w:pPr>
        <w:pStyle w:val="code"/>
        <w:tabs>
          <w:tab w:val="left" w:pos="7455"/>
        </w:tabs>
        <w:rPr>
          <w:ins w:id="767" w:author="Matty Kadosh" w:date="2015-09-07T19:21:00Z"/>
        </w:rPr>
        <w:pPrChange w:id="768" w:author="Matty Kadosh" w:date="2015-09-21T17:32:00Z">
          <w:pPr/>
        </w:pPrChange>
      </w:pPr>
      <w:ins w:id="769" w:author="Matty Kadosh" w:date="2015-09-07T19:21:00Z">
        <w:r>
          <w:t xml:space="preserve">    /** READ-ONLY */</w:t>
        </w:r>
      </w:ins>
      <w:ins w:id="770" w:author="Matty Kadosh" w:date="2015-09-21T17:32:00Z">
        <w:r w:rsidR="00AE3018">
          <w:tab/>
        </w:r>
      </w:ins>
    </w:p>
    <w:p w:rsidR="007A1666" w:rsidRDefault="007A1666">
      <w:pPr>
        <w:pStyle w:val="code"/>
        <w:rPr>
          <w:ins w:id="771" w:author="Matty Kadosh" w:date="2015-09-07T19:21:00Z"/>
        </w:rPr>
        <w:pPrChange w:id="772" w:author="Matty Kadosh" w:date="2015-09-07T19:23:00Z">
          <w:pPr/>
        </w:pPrChange>
      </w:pPr>
    </w:p>
    <w:p w:rsidR="007A1666" w:rsidRDefault="007A1666">
      <w:pPr>
        <w:pStyle w:val="code"/>
        <w:rPr>
          <w:ins w:id="773" w:author="Matty Kadosh" w:date="2015-09-07T19:21:00Z"/>
        </w:rPr>
        <w:pPrChange w:id="774" w:author="Matty Kadosh" w:date="2015-09-07T19:23:00Z">
          <w:pPr/>
        </w:pPrChange>
      </w:pPr>
      <w:ins w:id="775" w:author="Matty Kadosh" w:date="2015-09-07T19:21:00Z">
        <w:r>
          <w:t xml:space="preserve">    /** READ-WRITE */</w:t>
        </w:r>
      </w:ins>
    </w:p>
    <w:p w:rsidR="007A1666" w:rsidRDefault="007A1666">
      <w:pPr>
        <w:pStyle w:val="code"/>
        <w:rPr>
          <w:ins w:id="776" w:author="Matty Kadosh" w:date="2015-09-07T19:21:00Z"/>
        </w:rPr>
        <w:pPrChange w:id="777" w:author="Matty Kadosh" w:date="2015-09-07T19:23:00Z">
          <w:pPr/>
        </w:pPrChange>
      </w:pPr>
    </w:p>
    <w:p w:rsidR="007A1666" w:rsidRDefault="007A1666">
      <w:pPr>
        <w:pStyle w:val="code"/>
        <w:rPr>
          <w:ins w:id="778" w:author="Matty Kadosh" w:date="2015-09-07T19:21:00Z"/>
        </w:rPr>
        <w:pPrChange w:id="779" w:author="Matty Kadosh" w:date="2015-09-07T19:23:00Z">
          <w:pPr/>
        </w:pPrChange>
      </w:pPr>
      <w:ins w:id="780" w:author="Matty Kadosh" w:date="2015-09-07T19:21:00Z">
        <w:r>
          <w:t xml:space="preserve">    /** Next hop entry type [sai_next_hop_type_t] (MANDATORY_ON_CREATE|CREATE_ONLY) */</w:t>
        </w:r>
      </w:ins>
    </w:p>
    <w:p w:rsidR="007A1666" w:rsidRDefault="007A1666">
      <w:pPr>
        <w:pStyle w:val="code"/>
        <w:rPr>
          <w:ins w:id="781" w:author="Matty Kadosh" w:date="2015-09-07T19:21:00Z"/>
        </w:rPr>
        <w:pPrChange w:id="782" w:author="Matty Kadosh" w:date="2015-09-07T19:23:00Z">
          <w:pPr/>
        </w:pPrChange>
      </w:pPr>
      <w:ins w:id="783" w:author="Matty Kadosh" w:date="2015-09-07T19:21:00Z">
        <w:r>
          <w:t xml:space="preserve">    SAI_NEXT_HOP_ATTR_TYPE,</w:t>
        </w:r>
      </w:ins>
    </w:p>
    <w:p w:rsidR="007A1666" w:rsidRDefault="007A1666">
      <w:pPr>
        <w:pStyle w:val="code"/>
        <w:rPr>
          <w:ins w:id="784" w:author="Matty Kadosh" w:date="2015-09-07T19:21:00Z"/>
        </w:rPr>
        <w:pPrChange w:id="785" w:author="Matty Kadosh" w:date="2015-09-07T19:23:00Z">
          <w:pPr/>
        </w:pPrChange>
      </w:pPr>
    </w:p>
    <w:p w:rsidR="007A1666" w:rsidRDefault="007A1666">
      <w:pPr>
        <w:pStyle w:val="code"/>
        <w:rPr>
          <w:ins w:id="786" w:author="Matty Kadosh" w:date="2015-09-07T19:21:00Z"/>
        </w:rPr>
        <w:pPrChange w:id="787" w:author="Matty Kadosh" w:date="2015-09-07T19:23:00Z">
          <w:pPr/>
        </w:pPrChange>
      </w:pPr>
      <w:ins w:id="788" w:author="Matty Kadosh" w:date="2015-09-07T19:21:00Z">
        <w:r>
          <w:t xml:space="preserve">    /** Next hop entry ipv4 address [sai_ip_address_t]</w:t>
        </w:r>
      </w:ins>
    </w:p>
    <w:p w:rsidR="007A1666" w:rsidRDefault="007A1666">
      <w:pPr>
        <w:pStyle w:val="code"/>
        <w:rPr>
          <w:ins w:id="789" w:author="Matty Kadosh" w:date="2015-09-07T19:21:00Z"/>
        </w:rPr>
        <w:pPrChange w:id="790" w:author="Matty Kadosh" w:date="2015-09-07T19:23:00Z">
          <w:pPr/>
        </w:pPrChange>
      </w:pPr>
      <w:ins w:id="791" w:author="Matty Kadosh" w:date="2015-09-07T19:21:00Z">
        <w:r>
          <w:t xml:space="preserve">     * (MANDATORY_ON_CREATE when SAI_NEXT_HOP_ATTR_TYPE = SAI_NEXT_HOP_IP)</w:t>
        </w:r>
      </w:ins>
    </w:p>
    <w:p w:rsidR="007A1666" w:rsidRDefault="007A1666">
      <w:pPr>
        <w:pStyle w:val="code"/>
        <w:rPr>
          <w:ins w:id="792" w:author="Matty Kadosh" w:date="2015-09-07T19:21:00Z"/>
        </w:rPr>
        <w:pPrChange w:id="793" w:author="Matty Kadosh" w:date="2015-09-07T19:23:00Z">
          <w:pPr/>
        </w:pPrChange>
      </w:pPr>
      <w:ins w:id="794" w:author="Matty Kadosh" w:date="2015-09-07T19:21:00Z">
        <w:r>
          <w:t xml:space="preserve">     * (CREATE_ONLY) */</w:t>
        </w:r>
      </w:ins>
    </w:p>
    <w:p w:rsidR="007A1666" w:rsidRDefault="007A1666">
      <w:pPr>
        <w:pStyle w:val="code"/>
        <w:rPr>
          <w:ins w:id="795" w:author="Matty Kadosh" w:date="2015-09-07T19:21:00Z"/>
        </w:rPr>
        <w:pPrChange w:id="796" w:author="Matty Kadosh" w:date="2015-09-07T19:23:00Z">
          <w:pPr/>
        </w:pPrChange>
      </w:pPr>
      <w:ins w:id="797" w:author="Matty Kadosh" w:date="2015-09-07T19:21:00Z">
        <w:r>
          <w:t xml:space="preserve">    SAI_NEXT_HOP_ATTR_IP,</w:t>
        </w:r>
      </w:ins>
    </w:p>
    <w:p w:rsidR="007A1666" w:rsidRDefault="007A1666">
      <w:pPr>
        <w:pStyle w:val="code"/>
        <w:rPr>
          <w:ins w:id="798" w:author="Matty Kadosh" w:date="2015-09-07T19:21:00Z"/>
        </w:rPr>
        <w:pPrChange w:id="799" w:author="Matty Kadosh" w:date="2015-09-07T19:23:00Z">
          <w:pPr/>
        </w:pPrChange>
      </w:pPr>
    </w:p>
    <w:p w:rsidR="007A1666" w:rsidRDefault="007A1666">
      <w:pPr>
        <w:pStyle w:val="code"/>
        <w:rPr>
          <w:ins w:id="800" w:author="Matty Kadosh" w:date="2015-09-07T19:21:00Z"/>
        </w:rPr>
        <w:pPrChange w:id="801" w:author="Matty Kadosh" w:date="2015-09-07T19:23:00Z">
          <w:pPr/>
        </w:pPrChange>
      </w:pPr>
      <w:ins w:id="802" w:author="Matty Kadosh" w:date="2015-09-07T19:21:00Z">
        <w:r>
          <w:t xml:space="preserve">    /** Next hop entry router interface id [sai_object_id_t] (MANDATORY_ON_CREATE|CREATE_ONLY) */</w:t>
        </w:r>
      </w:ins>
    </w:p>
    <w:p w:rsidR="007A1666" w:rsidRDefault="007A1666">
      <w:pPr>
        <w:pStyle w:val="code"/>
        <w:rPr>
          <w:ins w:id="803" w:author="Matty Kadosh" w:date="2015-09-07T19:21:00Z"/>
        </w:rPr>
        <w:pPrChange w:id="804" w:author="Matty Kadosh" w:date="2015-09-07T19:23:00Z">
          <w:pPr/>
        </w:pPrChange>
      </w:pPr>
      <w:ins w:id="805" w:author="Matty Kadosh" w:date="2015-09-07T19:21:00Z">
        <w:r>
          <w:t xml:space="preserve">    SAI_NEXT_HOP_ATTR_ROUTER_INTERFACE_ID,</w:t>
        </w:r>
      </w:ins>
    </w:p>
    <w:p w:rsidR="007A1666" w:rsidRDefault="007A1666">
      <w:pPr>
        <w:pStyle w:val="code"/>
        <w:rPr>
          <w:ins w:id="806" w:author="Matty Kadosh" w:date="2015-09-07T19:21:00Z"/>
        </w:rPr>
        <w:pPrChange w:id="807" w:author="Matty Kadosh" w:date="2015-09-07T19:23:00Z">
          <w:pPr/>
        </w:pPrChange>
      </w:pPr>
    </w:p>
    <w:p w:rsidR="007A1666" w:rsidRDefault="007A1666">
      <w:pPr>
        <w:pStyle w:val="code"/>
        <w:rPr>
          <w:ins w:id="808" w:author="Matty Kadosh" w:date="2015-09-07T19:21:00Z"/>
        </w:rPr>
        <w:pPrChange w:id="809" w:author="Matty Kadosh" w:date="2015-09-07T19:23:00Z">
          <w:pPr/>
        </w:pPrChange>
      </w:pPr>
      <w:ins w:id="810" w:author="Matty Kadosh" w:date="2015-09-07T19:21:00Z">
        <w:r>
          <w:t xml:space="preserve">    /* -- */</w:t>
        </w:r>
      </w:ins>
    </w:p>
    <w:p w:rsidR="007A1666" w:rsidRDefault="007A1666">
      <w:pPr>
        <w:pStyle w:val="code"/>
        <w:rPr>
          <w:ins w:id="811" w:author="Matty Kadosh" w:date="2015-09-07T19:21:00Z"/>
        </w:rPr>
        <w:pPrChange w:id="812" w:author="Matty Kadosh" w:date="2015-09-07T19:23:00Z">
          <w:pPr/>
        </w:pPrChange>
      </w:pPr>
    </w:p>
    <w:p w:rsidR="007A1666" w:rsidRDefault="007A1666">
      <w:pPr>
        <w:pStyle w:val="code"/>
        <w:rPr>
          <w:ins w:id="813" w:author="Matty Kadosh" w:date="2015-09-07T19:21:00Z"/>
        </w:rPr>
        <w:pPrChange w:id="814" w:author="Matty Kadosh" w:date="2015-09-07T19:23:00Z">
          <w:pPr/>
        </w:pPrChange>
      </w:pPr>
      <w:ins w:id="815" w:author="Matty Kadosh" w:date="2015-09-07T19:21:00Z">
        <w:r>
          <w:t xml:space="preserve">    /** Custom range base value */</w:t>
        </w:r>
      </w:ins>
    </w:p>
    <w:p w:rsidR="007A1666" w:rsidRDefault="007A1666">
      <w:pPr>
        <w:pStyle w:val="code"/>
        <w:rPr>
          <w:ins w:id="816" w:author="Matty Kadosh" w:date="2015-09-07T19:21:00Z"/>
        </w:rPr>
        <w:pPrChange w:id="817" w:author="Matty Kadosh" w:date="2015-09-07T19:23:00Z">
          <w:pPr/>
        </w:pPrChange>
      </w:pPr>
      <w:ins w:id="818" w:author="Matty Kadosh" w:date="2015-09-07T19:21:00Z">
        <w:r>
          <w:t xml:space="preserve">    SAI_NEXT_HOP_ATTR_CUSTOM_RANGE_BASE  = 0x10000000</w:t>
        </w:r>
      </w:ins>
    </w:p>
    <w:p w:rsidR="007A1666" w:rsidRDefault="007A1666">
      <w:pPr>
        <w:pStyle w:val="code"/>
        <w:rPr>
          <w:ins w:id="819" w:author="Matty Kadosh" w:date="2015-09-07T19:21:00Z"/>
        </w:rPr>
        <w:pPrChange w:id="820" w:author="Matty Kadosh" w:date="2015-09-07T19:23:00Z">
          <w:pPr/>
        </w:pPrChange>
      </w:pPr>
    </w:p>
    <w:p w:rsidR="007A1666" w:rsidRDefault="007A1666">
      <w:pPr>
        <w:pStyle w:val="code"/>
        <w:rPr>
          <w:ins w:id="821" w:author="Matty Kadosh" w:date="2015-09-07T19:21:00Z"/>
        </w:rPr>
        <w:pPrChange w:id="822" w:author="Matty Kadosh" w:date="2015-09-07T19:23:00Z">
          <w:pPr/>
        </w:pPrChange>
      </w:pPr>
      <w:ins w:id="823" w:author="Matty Kadosh" w:date="2015-09-07T19:21:00Z">
        <w:r>
          <w:t>} sai_next_hop_attr_t;</w:t>
        </w:r>
      </w:ins>
    </w:p>
    <w:p w:rsidR="007A1666" w:rsidRDefault="007A1666">
      <w:pPr>
        <w:pStyle w:val="code"/>
        <w:rPr>
          <w:ins w:id="824" w:author="Matty Kadosh" w:date="2015-09-07T19:21:00Z"/>
        </w:rPr>
        <w:pPrChange w:id="825" w:author="Matty Kadosh" w:date="2015-09-07T19:23:00Z">
          <w:pPr/>
        </w:pPrChange>
      </w:pPr>
    </w:p>
    <w:p w:rsidR="007A1666" w:rsidRDefault="007A1666">
      <w:pPr>
        <w:pStyle w:val="code"/>
        <w:rPr>
          <w:ins w:id="826" w:author="Matty Kadosh" w:date="2015-09-07T19:21:00Z"/>
        </w:rPr>
        <w:pPrChange w:id="827" w:author="Matty Kadosh" w:date="2015-09-07T19:23:00Z">
          <w:pPr/>
        </w:pPrChange>
      </w:pPr>
      <w:ins w:id="828" w:author="Matty Kadosh" w:date="2015-09-07T19:21:00Z">
        <w:r>
          <w:t>/**</w:t>
        </w:r>
      </w:ins>
    </w:p>
    <w:p w:rsidR="007A1666" w:rsidRDefault="007A1666">
      <w:pPr>
        <w:pStyle w:val="code"/>
        <w:rPr>
          <w:ins w:id="829" w:author="Matty Kadosh" w:date="2015-09-07T19:21:00Z"/>
        </w:rPr>
        <w:pPrChange w:id="830" w:author="Matty Kadosh" w:date="2015-09-07T19:23:00Z">
          <w:pPr/>
        </w:pPrChange>
      </w:pPr>
      <w:ins w:id="831" w:author="Matty Kadosh" w:date="2015-09-07T19:21:00Z">
        <w:r>
          <w:t xml:space="preserve"> * Routine Description:</w:t>
        </w:r>
      </w:ins>
    </w:p>
    <w:p w:rsidR="007A1666" w:rsidRDefault="007A1666">
      <w:pPr>
        <w:pStyle w:val="code"/>
        <w:rPr>
          <w:ins w:id="832" w:author="Matty Kadosh" w:date="2015-09-07T19:21:00Z"/>
        </w:rPr>
        <w:pPrChange w:id="833" w:author="Matty Kadosh" w:date="2015-09-07T19:23:00Z">
          <w:pPr/>
        </w:pPrChange>
      </w:pPr>
      <w:ins w:id="834" w:author="Matty Kadosh" w:date="2015-09-07T19:21:00Z">
        <w:r>
          <w:t xml:space="preserve"> *    @brief Create next hop</w:t>
        </w:r>
      </w:ins>
    </w:p>
    <w:p w:rsidR="007A1666" w:rsidRDefault="007A1666">
      <w:pPr>
        <w:pStyle w:val="code"/>
        <w:rPr>
          <w:ins w:id="835" w:author="Matty Kadosh" w:date="2015-09-07T19:21:00Z"/>
        </w:rPr>
        <w:pPrChange w:id="836" w:author="Matty Kadosh" w:date="2015-09-07T19:23:00Z">
          <w:pPr/>
        </w:pPrChange>
      </w:pPr>
      <w:ins w:id="837" w:author="Matty Kadosh" w:date="2015-09-07T19:21:00Z">
        <w:r>
          <w:t xml:space="preserve"> *</w:t>
        </w:r>
      </w:ins>
    </w:p>
    <w:p w:rsidR="007A1666" w:rsidRDefault="007A1666">
      <w:pPr>
        <w:pStyle w:val="code"/>
        <w:rPr>
          <w:ins w:id="838" w:author="Matty Kadosh" w:date="2015-09-07T19:21:00Z"/>
        </w:rPr>
        <w:pPrChange w:id="839" w:author="Matty Kadosh" w:date="2015-09-07T19:23:00Z">
          <w:pPr/>
        </w:pPrChange>
      </w:pPr>
      <w:ins w:id="840" w:author="Matty Kadosh" w:date="2015-09-07T19:21:00Z">
        <w:r>
          <w:t xml:space="preserve"> * Arguments:</w:t>
        </w:r>
      </w:ins>
    </w:p>
    <w:p w:rsidR="007A1666" w:rsidRDefault="00661170">
      <w:pPr>
        <w:pStyle w:val="code"/>
        <w:rPr>
          <w:ins w:id="841" w:author="Matty Kadosh" w:date="2015-09-07T19:21:00Z"/>
        </w:rPr>
        <w:pPrChange w:id="842" w:author="Matty Kadosh" w:date="2015-09-07T19:23:00Z">
          <w:pPr/>
        </w:pPrChange>
      </w:pPr>
      <w:ins w:id="843" w:author="Matty Kadosh" w:date="2015-09-07T19:21:00Z">
        <w:r>
          <w:t xml:space="preserve"> *    @param[out] </w:t>
        </w:r>
      </w:ins>
      <w:ins w:id="844" w:author="Matty Kadosh" w:date="2015-09-21T19:17:00Z">
        <w:r>
          <w:t>tunnel</w:t>
        </w:r>
      </w:ins>
      <w:ins w:id="845" w:author="Matty Kadosh" w:date="2015-09-07T19:21:00Z">
        <w:r>
          <w:t xml:space="preserve">_id - </w:t>
        </w:r>
      </w:ins>
      <w:ins w:id="846" w:author="Matty Kadosh" w:date="2015-09-21T19:17:00Z">
        <w:r>
          <w:t>tunnel</w:t>
        </w:r>
      </w:ins>
      <w:ins w:id="847" w:author="Matty Kadosh" w:date="2015-09-07T19:21:00Z">
        <w:r w:rsidR="007A1666">
          <w:t xml:space="preserve"> id</w:t>
        </w:r>
      </w:ins>
    </w:p>
    <w:p w:rsidR="007A1666" w:rsidRDefault="007A1666">
      <w:pPr>
        <w:pStyle w:val="code"/>
        <w:rPr>
          <w:ins w:id="848" w:author="Matty Kadosh" w:date="2015-09-07T19:21:00Z"/>
        </w:rPr>
        <w:pPrChange w:id="849" w:author="Matty Kadosh" w:date="2015-09-07T19:23:00Z">
          <w:pPr/>
        </w:pPrChange>
      </w:pPr>
      <w:ins w:id="850" w:author="Matty Kadosh" w:date="2015-09-07T19:21:00Z">
        <w:r>
          <w:t xml:space="preserve"> *    @param[in] attr_count - number of attributes</w:t>
        </w:r>
      </w:ins>
    </w:p>
    <w:p w:rsidR="007A1666" w:rsidRDefault="007A1666">
      <w:pPr>
        <w:pStyle w:val="code"/>
        <w:rPr>
          <w:ins w:id="851" w:author="Matty Kadosh" w:date="2015-09-07T19:21:00Z"/>
        </w:rPr>
        <w:pPrChange w:id="852" w:author="Matty Kadosh" w:date="2015-09-07T19:23:00Z">
          <w:pPr/>
        </w:pPrChange>
      </w:pPr>
      <w:ins w:id="853" w:author="Matty Kadosh" w:date="2015-09-07T19:21:00Z">
        <w:r>
          <w:t xml:space="preserve"> *    @param[in] attr_list - array of attributes</w:t>
        </w:r>
      </w:ins>
    </w:p>
    <w:p w:rsidR="007A1666" w:rsidRDefault="007A1666">
      <w:pPr>
        <w:pStyle w:val="code"/>
        <w:rPr>
          <w:ins w:id="854" w:author="Matty Kadosh" w:date="2015-09-07T19:21:00Z"/>
        </w:rPr>
        <w:pPrChange w:id="855" w:author="Matty Kadosh" w:date="2015-09-07T19:23:00Z">
          <w:pPr/>
        </w:pPrChange>
      </w:pPr>
      <w:ins w:id="856" w:author="Matty Kadosh" w:date="2015-09-07T19:21:00Z">
        <w:r>
          <w:t xml:space="preserve"> *</w:t>
        </w:r>
      </w:ins>
    </w:p>
    <w:p w:rsidR="007A1666" w:rsidRDefault="007A1666">
      <w:pPr>
        <w:pStyle w:val="code"/>
        <w:rPr>
          <w:ins w:id="857" w:author="Matty Kadosh" w:date="2015-09-07T19:21:00Z"/>
        </w:rPr>
        <w:pPrChange w:id="858" w:author="Matty Kadosh" w:date="2015-09-07T19:23:00Z">
          <w:pPr/>
        </w:pPrChange>
      </w:pPr>
      <w:ins w:id="859" w:author="Matty Kadosh" w:date="2015-09-07T19:21:00Z">
        <w:r>
          <w:t xml:space="preserve"> * Return Values:</w:t>
        </w:r>
      </w:ins>
    </w:p>
    <w:p w:rsidR="007A1666" w:rsidRDefault="007A1666">
      <w:pPr>
        <w:pStyle w:val="code"/>
        <w:rPr>
          <w:ins w:id="860" w:author="Matty Kadosh" w:date="2015-09-07T19:21:00Z"/>
        </w:rPr>
        <w:pPrChange w:id="861" w:author="Matty Kadosh" w:date="2015-09-07T19:23:00Z">
          <w:pPr/>
        </w:pPrChange>
      </w:pPr>
      <w:ins w:id="862" w:author="Matty Kadosh" w:date="2015-09-07T19:21:00Z">
        <w:r>
          <w:t xml:space="preserve"> *    @return SAI_STATUS_SUCCESS on success</w:t>
        </w:r>
      </w:ins>
    </w:p>
    <w:p w:rsidR="007A1666" w:rsidRDefault="007A1666">
      <w:pPr>
        <w:pStyle w:val="code"/>
        <w:rPr>
          <w:ins w:id="863" w:author="Matty Kadosh" w:date="2015-09-07T19:21:00Z"/>
        </w:rPr>
        <w:pPrChange w:id="864" w:author="Matty Kadosh" w:date="2015-09-07T19:23:00Z">
          <w:pPr/>
        </w:pPrChange>
      </w:pPr>
      <w:ins w:id="865" w:author="Matty Kadosh" w:date="2015-09-07T19:21:00Z">
        <w:r>
          <w:t xml:space="preserve"> *            Failure status code on error</w:t>
        </w:r>
      </w:ins>
    </w:p>
    <w:p w:rsidR="007A1666" w:rsidRDefault="007A1666">
      <w:pPr>
        <w:pStyle w:val="code"/>
        <w:rPr>
          <w:ins w:id="866" w:author="Matty Kadosh" w:date="2015-09-07T19:21:00Z"/>
        </w:rPr>
        <w:pPrChange w:id="867" w:author="Matty Kadosh" w:date="2015-09-07T19:23:00Z">
          <w:pPr/>
        </w:pPrChange>
      </w:pPr>
      <w:ins w:id="868" w:author="Matty Kadosh" w:date="2015-09-07T19:21:00Z">
        <w:r>
          <w:t xml:space="preserve"> *</w:t>
        </w:r>
      </w:ins>
    </w:p>
    <w:p w:rsidR="007A1666" w:rsidRDefault="007A1666">
      <w:pPr>
        <w:pStyle w:val="code"/>
        <w:rPr>
          <w:ins w:id="869" w:author="Matty Kadosh" w:date="2015-09-07T19:21:00Z"/>
        </w:rPr>
        <w:pPrChange w:id="870" w:author="Matty Kadosh" w:date="2015-09-07T19:23:00Z">
          <w:pPr/>
        </w:pPrChange>
      </w:pPr>
      <w:ins w:id="871" w:author="Matty Kadosh" w:date="2015-09-07T19:21:00Z">
        <w:r>
          <w:t xml:space="preserve"> * Note: IP address expected in Network Byte Order.</w:t>
        </w:r>
      </w:ins>
    </w:p>
    <w:p w:rsidR="007A1666" w:rsidRDefault="007A1666">
      <w:pPr>
        <w:pStyle w:val="code"/>
        <w:rPr>
          <w:ins w:id="872" w:author="Matty Kadosh" w:date="2015-09-07T19:21:00Z"/>
        </w:rPr>
        <w:pPrChange w:id="873" w:author="Matty Kadosh" w:date="2015-09-07T19:23:00Z">
          <w:pPr/>
        </w:pPrChange>
      </w:pPr>
      <w:ins w:id="874" w:author="Matty Kadosh" w:date="2015-09-07T19:21:00Z">
        <w:r>
          <w:t xml:space="preserve"> */</w:t>
        </w:r>
      </w:ins>
    </w:p>
    <w:p w:rsidR="007A1666" w:rsidRDefault="007A1666">
      <w:pPr>
        <w:pStyle w:val="code"/>
        <w:rPr>
          <w:ins w:id="875" w:author="Matty Kadosh" w:date="2015-09-07T19:21:00Z"/>
        </w:rPr>
        <w:pPrChange w:id="876" w:author="Matty Kadosh" w:date="2015-09-07T19:23:00Z">
          <w:pPr/>
        </w:pPrChange>
      </w:pPr>
      <w:ins w:id="877" w:author="Matty Kadosh" w:date="2015-09-07T19:21:00Z">
        <w:r>
          <w:t>typedef sa</w:t>
        </w:r>
        <w:r w:rsidR="00661170">
          <w:t>i_status_t (*sai_create_</w:t>
        </w:r>
      </w:ins>
      <w:ins w:id="878" w:author="Matty Kadosh" w:date="2015-09-21T19:17:00Z">
        <w:r w:rsidR="00661170">
          <w:t>tunnel</w:t>
        </w:r>
      </w:ins>
      <w:ins w:id="879" w:author="Matty Kadosh" w:date="2015-09-07T19:21:00Z">
        <w:r>
          <w:t>_fn)(</w:t>
        </w:r>
      </w:ins>
    </w:p>
    <w:p w:rsidR="007A1666" w:rsidRDefault="007A1666">
      <w:pPr>
        <w:pStyle w:val="code"/>
        <w:rPr>
          <w:ins w:id="880" w:author="Matty Kadosh" w:date="2015-09-07T19:21:00Z"/>
        </w:rPr>
        <w:pPrChange w:id="881" w:author="Matty Kadosh" w:date="2015-09-07T19:23:00Z">
          <w:pPr/>
        </w:pPrChange>
      </w:pPr>
      <w:ins w:id="882" w:author="Matty Kadosh" w:date="2015-09-07T19:21:00Z">
        <w:r>
          <w:t xml:space="preserve">   </w:t>
        </w:r>
        <w:r w:rsidR="00661170">
          <w:t xml:space="preserve"> _Out_ sai_object_id_t* </w:t>
        </w:r>
      </w:ins>
      <w:ins w:id="883" w:author="Matty Kadosh" w:date="2015-09-21T19:17:00Z">
        <w:r w:rsidR="00661170">
          <w:t>tunnel</w:t>
        </w:r>
      </w:ins>
      <w:ins w:id="884" w:author="Matty Kadosh" w:date="2015-09-07T19:21:00Z">
        <w:r>
          <w:t>_id,</w:t>
        </w:r>
      </w:ins>
    </w:p>
    <w:p w:rsidR="007A1666" w:rsidRDefault="007A1666">
      <w:pPr>
        <w:pStyle w:val="code"/>
        <w:rPr>
          <w:ins w:id="885" w:author="Matty Kadosh" w:date="2015-09-07T19:21:00Z"/>
        </w:rPr>
        <w:pPrChange w:id="886" w:author="Matty Kadosh" w:date="2015-09-07T19:23:00Z">
          <w:pPr/>
        </w:pPrChange>
      </w:pPr>
      <w:ins w:id="887" w:author="Matty Kadosh" w:date="2015-09-07T19:21:00Z">
        <w:r>
          <w:t xml:space="preserve">    _In_ uint32_t attr_count,</w:t>
        </w:r>
      </w:ins>
    </w:p>
    <w:p w:rsidR="007A1666" w:rsidRDefault="007A1666">
      <w:pPr>
        <w:pStyle w:val="code"/>
        <w:rPr>
          <w:ins w:id="888" w:author="Matty Kadosh" w:date="2015-09-07T19:21:00Z"/>
        </w:rPr>
        <w:pPrChange w:id="889" w:author="Matty Kadosh" w:date="2015-09-07T19:23:00Z">
          <w:pPr/>
        </w:pPrChange>
      </w:pPr>
      <w:ins w:id="890" w:author="Matty Kadosh" w:date="2015-09-07T19:21:00Z">
        <w:r>
          <w:t xml:space="preserve">    _In_ const sai_attribute_t *attr_list</w:t>
        </w:r>
      </w:ins>
    </w:p>
    <w:p w:rsidR="007A1666" w:rsidRDefault="007A1666">
      <w:pPr>
        <w:pStyle w:val="code"/>
        <w:rPr>
          <w:ins w:id="891" w:author="Matty Kadosh" w:date="2015-09-07T19:21:00Z"/>
        </w:rPr>
        <w:pPrChange w:id="892" w:author="Matty Kadosh" w:date="2015-09-07T19:23:00Z">
          <w:pPr/>
        </w:pPrChange>
      </w:pPr>
      <w:ins w:id="893" w:author="Matty Kadosh" w:date="2015-09-07T19:21:00Z">
        <w:r>
          <w:t xml:space="preserve">    );</w:t>
        </w:r>
      </w:ins>
    </w:p>
    <w:p w:rsidR="007A1666" w:rsidRDefault="007A1666">
      <w:pPr>
        <w:pStyle w:val="code"/>
        <w:rPr>
          <w:ins w:id="894" w:author="Matty Kadosh" w:date="2015-09-07T19:21:00Z"/>
        </w:rPr>
        <w:pPrChange w:id="895" w:author="Matty Kadosh" w:date="2015-09-07T19:23:00Z">
          <w:pPr/>
        </w:pPrChange>
      </w:pPr>
    </w:p>
    <w:p w:rsidR="007A1666" w:rsidRDefault="007A1666">
      <w:pPr>
        <w:pStyle w:val="code"/>
        <w:rPr>
          <w:ins w:id="896" w:author="Matty Kadosh" w:date="2015-09-07T19:21:00Z"/>
        </w:rPr>
        <w:pPrChange w:id="897" w:author="Matty Kadosh" w:date="2015-09-07T19:23:00Z">
          <w:pPr/>
        </w:pPrChange>
      </w:pPr>
      <w:ins w:id="898" w:author="Matty Kadosh" w:date="2015-09-07T19:21:00Z">
        <w:r>
          <w:t>/**</w:t>
        </w:r>
      </w:ins>
    </w:p>
    <w:p w:rsidR="007A1666" w:rsidRDefault="007A1666">
      <w:pPr>
        <w:pStyle w:val="code"/>
        <w:rPr>
          <w:ins w:id="899" w:author="Matty Kadosh" w:date="2015-09-07T19:21:00Z"/>
        </w:rPr>
        <w:pPrChange w:id="900" w:author="Matty Kadosh" w:date="2015-09-07T19:23:00Z">
          <w:pPr/>
        </w:pPrChange>
      </w:pPr>
      <w:ins w:id="901" w:author="Matty Kadosh" w:date="2015-09-07T19:21:00Z">
        <w:r>
          <w:t xml:space="preserve"> * Routine Description:</w:t>
        </w:r>
      </w:ins>
    </w:p>
    <w:p w:rsidR="007A1666" w:rsidRDefault="007A1666">
      <w:pPr>
        <w:pStyle w:val="code"/>
        <w:rPr>
          <w:ins w:id="902" w:author="Matty Kadosh" w:date="2015-09-07T19:21:00Z"/>
        </w:rPr>
        <w:pPrChange w:id="903" w:author="Matty Kadosh" w:date="2015-09-07T19:23:00Z">
          <w:pPr/>
        </w:pPrChange>
      </w:pPr>
      <w:ins w:id="904" w:author="Matty Kadosh" w:date="2015-09-07T19:21:00Z">
        <w:r>
          <w:t xml:space="preserve"> *    @brief Remove next hop</w:t>
        </w:r>
      </w:ins>
    </w:p>
    <w:p w:rsidR="007A1666" w:rsidRDefault="007A1666">
      <w:pPr>
        <w:pStyle w:val="code"/>
        <w:rPr>
          <w:ins w:id="905" w:author="Matty Kadosh" w:date="2015-09-07T19:21:00Z"/>
        </w:rPr>
        <w:pPrChange w:id="906" w:author="Matty Kadosh" w:date="2015-09-07T19:23:00Z">
          <w:pPr/>
        </w:pPrChange>
      </w:pPr>
      <w:ins w:id="907" w:author="Matty Kadosh" w:date="2015-09-07T19:21:00Z">
        <w:r>
          <w:t xml:space="preserve"> *</w:t>
        </w:r>
      </w:ins>
    </w:p>
    <w:p w:rsidR="007A1666" w:rsidRDefault="007A1666">
      <w:pPr>
        <w:pStyle w:val="code"/>
        <w:rPr>
          <w:ins w:id="908" w:author="Matty Kadosh" w:date="2015-09-07T19:21:00Z"/>
        </w:rPr>
        <w:pPrChange w:id="909" w:author="Matty Kadosh" w:date="2015-09-07T19:23:00Z">
          <w:pPr/>
        </w:pPrChange>
      </w:pPr>
      <w:ins w:id="910" w:author="Matty Kadosh" w:date="2015-09-07T19:21:00Z">
        <w:r>
          <w:t xml:space="preserve"> * Arguments:</w:t>
        </w:r>
      </w:ins>
    </w:p>
    <w:p w:rsidR="007A1666" w:rsidRDefault="007A1666">
      <w:pPr>
        <w:pStyle w:val="code"/>
        <w:rPr>
          <w:ins w:id="911" w:author="Matty Kadosh" w:date="2015-09-07T19:21:00Z"/>
        </w:rPr>
        <w:pPrChange w:id="912" w:author="Matty Kadosh" w:date="2015-09-07T19:23:00Z">
          <w:pPr/>
        </w:pPrChange>
      </w:pPr>
      <w:ins w:id="913" w:author="Matty Kadosh" w:date="2015-09-07T19:21:00Z">
        <w:r>
          <w:t xml:space="preserve"> *    @par</w:t>
        </w:r>
        <w:r w:rsidR="00661170">
          <w:t xml:space="preserve">am[in] </w:t>
        </w:r>
      </w:ins>
      <w:ins w:id="914" w:author="Matty Kadosh" w:date="2015-09-21T19:16:00Z">
        <w:r w:rsidR="00661170">
          <w:t>tunnel</w:t>
        </w:r>
      </w:ins>
      <w:ins w:id="915" w:author="Matty Kadosh" w:date="2015-09-07T19:21:00Z">
        <w:r w:rsidR="00661170">
          <w:t xml:space="preserve">_id </w:t>
        </w:r>
      </w:ins>
      <w:ins w:id="916" w:author="Matty Kadosh" w:date="2015-09-21T19:16:00Z">
        <w:r w:rsidR="00661170">
          <w:t>–</w:t>
        </w:r>
      </w:ins>
      <w:ins w:id="917" w:author="Matty Kadosh" w:date="2015-09-07T19:21:00Z">
        <w:r w:rsidR="00661170">
          <w:t xml:space="preserve"> </w:t>
        </w:r>
      </w:ins>
      <w:ins w:id="918" w:author="Matty Kadosh" w:date="2015-09-21T19:16:00Z">
        <w:r w:rsidR="00661170">
          <w:t xml:space="preserve">tunnel id </w:t>
        </w:r>
      </w:ins>
    </w:p>
    <w:p w:rsidR="007A1666" w:rsidRDefault="007A1666">
      <w:pPr>
        <w:pStyle w:val="code"/>
        <w:rPr>
          <w:ins w:id="919" w:author="Matty Kadosh" w:date="2015-09-07T19:21:00Z"/>
        </w:rPr>
        <w:pPrChange w:id="920" w:author="Matty Kadosh" w:date="2015-09-07T19:23:00Z">
          <w:pPr/>
        </w:pPrChange>
      </w:pPr>
      <w:ins w:id="921" w:author="Matty Kadosh" w:date="2015-09-07T19:21:00Z">
        <w:r>
          <w:t xml:space="preserve"> *</w:t>
        </w:r>
      </w:ins>
    </w:p>
    <w:p w:rsidR="007A1666" w:rsidRDefault="007A1666">
      <w:pPr>
        <w:pStyle w:val="code"/>
        <w:rPr>
          <w:ins w:id="922" w:author="Matty Kadosh" w:date="2015-09-07T19:21:00Z"/>
        </w:rPr>
        <w:pPrChange w:id="923" w:author="Matty Kadosh" w:date="2015-09-07T19:23:00Z">
          <w:pPr/>
        </w:pPrChange>
      </w:pPr>
      <w:ins w:id="924" w:author="Matty Kadosh" w:date="2015-09-07T19:21:00Z">
        <w:r>
          <w:t xml:space="preserve"> * Return Values:</w:t>
        </w:r>
      </w:ins>
    </w:p>
    <w:p w:rsidR="007A1666" w:rsidRDefault="007A1666">
      <w:pPr>
        <w:pStyle w:val="code"/>
        <w:rPr>
          <w:ins w:id="925" w:author="Matty Kadosh" w:date="2015-09-07T19:21:00Z"/>
        </w:rPr>
        <w:pPrChange w:id="926" w:author="Matty Kadosh" w:date="2015-09-07T19:23:00Z">
          <w:pPr/>
        </w:pPrChange>
      </w:pPr>
      <w:ins w:id="927" w:author="Matty Kadosh" w:date="2015-09-07T19:21:00Z">
        <w:r>
          <w:t xml:space="preserve"> *    @return SAI_STATUS_SUCCESS on success</w:t>
        </w:r>
      </w:ins>
    </w:p>
    <w:p w:rsidR="007A1666" w:rsidRDefault="007A1666">
      <w:pPr>
        <w:pStyle w:val="code"/>
        <w:rPr>
          <w:ins w:id="928" w:author="Matty Kadosh" w:date="2015-09-07T19:21:00Z"/>
        </w:rPr>
        <w:pPrChange w:id="929" w:author="Matty Kadosh" w:date="2015-09-07T19:23:00Z">
          <w:pPr/>
        </w:pPrChange>
      </w:pPr>
      <w:ins w:id="930" w:author="Matty Kadosh" w:date="2015-09-07T19:21:00Z">
        <w:r>
          <w:t xml:space="preserve"> *            Failure status code on error</w:t>
        </w:r>
      </w:ins>
    </w:p>
    <w:p w:rsidR="007A1666" w:rsidRDefault="007A1666">
      <w:pPr>
        <w:pStyle w:val="code"/>
        <w:rPr>
          <w:ins w:id="931" w:author="Matty Kadosh" w:date="2015-09-07T19:21:00Z"/>
        </w:rPr>
        <w:pPrChange w:id="932" w:author="Matty Kadosh" w:date="2015-09-07T19:23:00Z">
          <w:pPr/>
        </w:pPrChange>
      </w:pPr>
      <w:ins w:id="933" w:author="Matty Kadosh" w:date="2015-09-07T19:21:00Z">
        <w:r>
          <w:t xml:space="preserve"> */</w:t>
        </w:r>
      </w:ins>
    </w:p>
    <w:p w:rsidR="007A1666" w:rsidRDefault="007A1666">
      <w:pPr>
        <w:pStyle w:val="code"/>
        <w:rPr>
          <w:ins w:id="934" w:author="Matty Kadosh" w:date="2015-09-07T19:21:00Z"/>
        </w:rPr>
        <w:pPrChange w:id="935" w:author="Matty Kadosh" w:date="2015-09-07T19:23:00Z">
          <w:pPr/>
        </w:pPrChange>
      </w:pPr>
      <w:ins w:id="936" w:author="Matty Kadosh" w:date="2015-09-07T19:21:00Z">
        <w:r>
          <w:t>typedef sa</w:t>
        </w:r>
        <w:r w:rsidR="00661170">
          <w:t>i_status_t (*sai_remove_</w:t>
        </w:r>
      </w:ins>
      <w:ins w:id="937" w:author="Matty Kadosh" w:date="2015-09-21T19:16:00Z">
        <w:r w:rsidR="00661170">
          <w:t>tunnel</w:t>
        </w:r>
      </w:ins>
      <w:ins w:id="938" w:author="Matty Kadosh" w:date="2015-09-07T19:21:00Z">
        <w:r>
          <w:t>_fn)(</w:t>
        </w:r>
      </w:ins>
    </w:p>
    <w:p w:rsidR="007A1666" w:rsidRDefault="007A1666">
      <w:pPr>
        <w:pStyle w:val="code"/>
        <w:rPr>
          <w:ins w:id="939" w:author="Matty Kadosh" w:date="2015-09-07T19:21:00Z"/>
        </w:rPr>
        <w:pPrChange w:id="940" w:author="Matty Kadosh" w:date="2015-09-07T19:23:00Z">
          <w:pPr/>
        </w:pPrChange>
      </w:pPr>
      <w:ins w:id="941" w:author="Matty Kadosh" w:date="2015-09-07T19:21:00Z">
        <w:r>
          <w:t xml:space="preserve">    </w:t>
        </w:r>
        <w:r w:rsidR="00661170">
          <w:t xml:space="preserve">_In_ sai_object_id_t </w:t>
        </w:r>
      </w:ins>
      <w:ins w:id="942" w:author="Matty Kadosh" w:date="2015-09-21T19:16:00Z">
        <w:r w:rsidR="00661170">
          <w:t>tunnel_id</w:t>
        </w:r>
      </w:ins>
    </w:p>
    <w:p w:rsidR="007A1666" w:rsidRDefault="007A1666">
      <w:pPr>
        <w:pStyle w:val="code"/>
        <w:rPr>
          <w:ins w:id="943" w:author="Matty Kadosh" w:date="2015-09-07T19:21:00Z"/>
        </w:rPr>
        <w:pPrChange w:id="944" w:author="Matty Kadosh" w:date="2015-09-07T19:23:00Z">
          <w:pPr/>
        </w:pPrChange>
      </w:pPr>
      <w:ins w:id="945" w:author="Matty Kadosh" w:date="2015-09-07T19:21:00Z">
        <w:r>
          <w:t xml:space="preserve">    );</w:t>
        </w:r>
      </w:ins>
    </w:p>
    <w:p w:rsidR="007A1666" w:rsidRDefault="007A1666">
      <w:pPr>
        <w:pStyle w:val="code"/>
        <w:rPr>
          <w:ins w:id="946" w:author="Matty Kadosh" w:date="2015-09-07T19:21:00Z"/>
        </w:rPr>
        <w:pPrChange w:id="947" w:author="Matty Kadosh" w:date="2015-09-07T19:23:00Z">
          <w:pPr/>
        </w:pPrChange>
      </w:pPr>
    </w:p>
    <w:p w:rsidR="007A1666" w:rsidRDefault="007A1666">
      <w:pPr>
        <w:pStyle w:val="code"/>
        <w:rPr>
          <w:ins w:id="948" w:author="Matty Kadosh" w:date="2015-09-07T19:21:00Z"/>
        </w:rPr>
        <w:pPrChange w:id="949" w:author="Matty Kadosh" w:date="2015-09-07T19:23:00Z">
          <w:pPr/>
        </w:pPrChange>
      </w:pPr>
      <w:ins w:id="950" w:author="Matty Kadosh" w:date="2015-09-07T19:21:00Z">
        <w:r>
          <w:t>/**</w:t>
        </w:r>
      </w:ins>
    </w:p>
    <w:p w:rsidR="007A1666" w:rsidRDefault="007A1666">
      <w:pPr>
        <w:pStyle w:val="code"/>
        <w:rPr>
          <w:ins w:id="951" w:author="Matty Kadosh" w:date="2015-09-07T19:21:00Z"/>
        </w:rPr>
        <w:pPrChange w:id="952" w:author="Matty Kadosh" w:date="2015-09-07T19:23:00Z">
          <w:pPr/>
        </w:pPrChange>
      </w:pPr>
      <w:ins w:id="953" w:author="Matty Kadosh" w:date="2015-09-07T19:21:00Z">
        <w:r>
          <w:t xml:space="preserve"> * Routine Description:</w:t>
        </w:r>
      </w:ins>
    </w:p>
    <w:p w:rsidR="007A1666" w:rsidRDefault="007A1666">
      <w:pPr>
        <w:pStyle w:val="code"/>
        <w:rPr>
          <w:ins w:id="954" w:author="Matty Kadosh" w:date="2015-09-07T19:21:00Z"/>
        </w:rPr>
        <w:pPrChange w:id="955" w:author="Matty Kadosh" w:date="2015-09-07T19:23:00Z">
          <w:pPr/>
        </w:pPrChange>
      </w:pPr>
      <w:ins w:id="956" w:author="Matty Kadosh" w:date="2015-09-07T19:21:00Z">
        <w:r>
          <w:t xml:space="preserve"> *    @brief Set Next Hop attribute</w:t>
        </w:r>
      </w:ins>
    </w:p>
    <w:p w:rsidR="007A1666" w:rsidRDefault="007A1666">
      <w:pPr>
        <w:pStyle w:val="code"/>
        <w:rPr>
          <w:ins w:id="957" w:author="Matty Kadosh" w:date="2015-09-07T19:21:00Z"/>
        </w:rPr>
        <w:pPrChange w:id="958" w:author="Matty Kadosh" w:date="2015-09-07T19:23:00Z">
          <w:pPr/>
        </w:pPrChange>
      </w:pPr>
      <w:ins w:id="959" w:author="Matty Kadosh" w:date="2015-09-07T19:21:00Z">
        <w:r>
          <w:t xml:space="preserve"> *</w:t>
        </w:r>
      </w:ins>
    </w:p>
    <w:p w:rsidR="007A1666" w:rsidRDefault="007A1666">
      <w:pPr>
        <w:pStyle w:val="code"/>
        <w:rPr>
          <w:ins w:id="960" w:author="Matty Kadosh" w:date="2015-09-07T19:21:00Z"/>
        </w:rPr>
        <w:pPrChange w:id="961" w:author="Matty Kadosh" w:date="2015-09-07T19:23:00Z">
          <w:pPr/>
        </w:pPrChange>
      </w:pPr>
      <w:ins w:id="962" w:author="Matty Kadosh" w:date="2015-09-07T19:21:00Z">
        <w:r>
          <w:t xml:space="preserve"> * Arguments:</w:t>
        </w:r>
      </w:ins>
    </w:p>
    <w:p w:rsidR="007A1666" w:rsidRDefault="00661170">
      <w:pPr>
        <w:pStyle w:val="code"/>
        <w:rPr>
          <w:ins w:id="963" w:author="Matty Kadosh" w:date="2015-09-07T19:21:00Z"/>
        </w:rPr>
        <w:pPrChange w:id="964" w:author="Matty Kadosh" w:date="2015-09-07T19:23:00Z">
          <w:pPr/>
        </w:pPrChange>
      </w:pPr>
      <w:ins w:id="965" w:author="Matty Kadosh" w:date="2015-09-07T19:21:00Z">
        <w:r>
          <w:t xml:space="preserve"> *    @param[in] </w:t>
        </w:r>
      </w:ins>
      <w:ins w:id="966" w:author="Matty Kadosh" w:date="2015-09-21T19:15:00Z">
        <w:r>
          <w:t>tunnel</w:t>
        </w:r>
      </w:ins>
      <w:ins w:id="967" w:author="Matty Kadosh" w:date="2015-09-07T19:21:00Z">
        <w:r>
          <w:t xml:space="preserve">_id - </w:t>
        </w:r>
      </w:ins>
      <w:ins w:id="968" w:author="Matty Kadosh" w:date="2015-09-21T19:15:00Z">
        <w:r>
          <w:t>tunnel</w:t>
        </w:r>
      </w:ins>
      <w:ins w:id="969" w:author="Matty Kadosh" w:date="2015-09-07T19:21:00Z">
        <w:r w:rsidR="007A1666">
          <w:t xml:space="preserve"> id</w:t>
        </w:r>
      </w:ins>
    </w:p>
    <w:p w:rsidR="007A1666" w:rsidRDefault="007A1666">
      <w:pPr>
        <w:pStyle w:val="code"/>
        <w:rPr>
          <w:ins w:id="970" w:author="Matty Kadosh" w:date="2015-09-07T19:21:00Z"/>
        </w:rPr>
        <w:pPrChange w:id="971" w:author="Matty Kadosh" w:date="2015-09-07T19:23:00Z">
          <w:pPr/>
        </w:pPrChange>
      </w:pPr>
      <w:ins w:id="972" w:author="Matty Kadosh" w:date="2015-09-07T19:21:00Z">
        <w:r>
          <w:t xml:space="preserve"> *    @param[in] attr - attribute</w:t>
        </w:r>
      </w:ins>
    </w:p>
    <w:p w:rsidR="007A1666" w:rsidRDefault="007A1666">
      <w:pPr>
        <w:pStyle w:val="code"/>
        <w:rPr>
          <w:ins w:id="973" w:author="Matty Kadosh" w:date="2015-09-07T19:21:00Z"/>
        </w:rPr>
        <w:pPrChange w:id="974" w:author="Matty Kadosh" w:date="2015-09-07T19:23:00Z">
          <w:pPr/>
        </w:pPrChange>
      </w:pPr>
      <w:ins w:id="975" w:author="Matty Kadosh" w:date="2015-09-07T19:21:00Z">
        <w:r>
          <w:t xml:space="preserve"> *</w:t>
        </w:r>
      </w:ins>
    </w:p>
    <w:p w:rsidR="007A1666" w:rsidRDefault="007A1666">
      <w:pPr>
        <w:pStyle w:val="code"/>
        <w:rPr>
          <w:ins w:id="976" w:author="Matty Kadosh" w:date="2015-09-07T19:21:00Z"/>
        </w:rPr>
        <w:pPrChange w:id="977" w:author="Matty Kadosh" w:date="2015-09-07T19:23:00Z">
          <w:pPr/>
        </w:pPrChange>
      </w:pPr>
      <w:ins w:id="978" w:author="Matty Kadosh" w:date="2015-09-07T19:21:00Z">
        <w:r>
          <w:t xml:space="preserve"> * Return Values:</w:t>
        </w:r>
      </w:ins>
    </w:p>
    <w:p w:rsidR="007A1666" w:rsidRDefault="007A1666">
      <w:pPr>
        <w:pStyle w:val="code"/>
        <w:rPr>
          <w:ins w:id="979" w:author="Matty Kadosh" w:date="2015-09-07T19:21:00Z"/>
        </w:rPr>
        <w:pPrChange w:id="980" w:author="Matty Kadosh" w:date="2015-09-07T19:23:00Z">
          <w:pPr/>
        </w:pPrChange>
      </w:pPr>
      <w:ins w:id="981" w:author="Matty Kadosh" w:date="2015-09-07T19:21:00Z">
        <w:r>
          <w:t xml:space="preserve"> *    @return SAI_STATUS_SUCCESS on success</w:t>
        </w:r>
      </w:ins>
    </w:p>
    <w:p w:rsidR="007A1666" w:rsidRDefault="007A1666">
      <w:pPr>
        <w:pStyle w:val="code"/>
        <w:rPr>
          <w:ins w:id="982" w:author="Matty Kadosh" w:date="2015-09-07T19:21:00Z"/>
        </w:rPr>
        <w:pPrChange w:id="983" w:author="Matty Kadosh" w:date="2015-09-07T19:23:00Z">
          <w:pPr/>
        </w:pPrChange>
      </w:pPr>
      <w:ins w:id="984" w:author="Matty Kadosh" w:date="2015-09-07T19:21:00Z">
        <w:r>
          <w:t xml:space="preserve"> *            Failure status code on error</w:t>
        </w:r>
      </w:ins>
    </w:p>
    <w:p w:rsidR="007A1666" w:rsidRDefault="007A1666">
      <w:pPr>
        <w:pStyle w:val="code"/>
        <w:rPr>
          <w:ins w:id="985" w:author="Matty Kadosh" w:date="2015-09-07T19:21:00Z"/>
        </w:rPr>
        <w:pPrChange w:id="986" w:author="Matty Kadosh" w:date="2015-09-07T19:23:00Z">
          <w:pPr/>
        </w:pPrChange>
      </w:pPr>
      <w:ins w:id="987" w:author="Matty Kadosh" w:date="2015-09-07T19:21:00Z">
        <w:r>
          <w:t xml:space="preserve"> */</w:t>
        </w:r>
      </w:ins>
    </w:p>
    <w:p w:rsidR="007A1666" w:rsidRDefault="007A1666">
      <w:pPr>
        <w:pStyle w:val="code"/>
        <w:rPr>
          <w:ins w:id="988" w:author="Matty Kadosh" w:date="2015-09-07T19:21:00Z"/>
        </w:rPr>
        <w:pPrChange w:id="989" w:author="Matty Kadosh" w:date="2015-09-07T19:23:00Z">
          <w:pPr/>
        </w:pPrChange>
      </w:pPr>
      <w:ins w:id="990" w:author="Matty Kadosh" w:date="2015-09-07T19:21:00Z">
        <w:r>
          <w:t>typedef</w:t>
        </w:r>
        <w:r w:rsidR="00661170">
          <w:t xml:space="preserve"> sai_status_t (*sai_set_</w:t>
        </w:r>
      </w:ins>
      <w:ins w:id="991" w:author="Matty Kadosh" w:date="2015-09-21T19:16:00Z">
        <w:r w:rsidR="00661170">
          <w:t>tunnel</w:t>
        </w:r>
      </w:ins>
      <w:ins w:id="992" w:author="Matty Kadosh" w:date="2015-09-07T19:21:00Z">
        <w:r>
          <w:t>_attribute_fn)(</w:t>
        </w:r>
      </w:ins>
    </w:p>
    <w:p w:rsidR="007A1666" w:rsidRDefault="007A1666">
      <w:pPr>
        <w:pStyle w:val="code"/>
        <w:rPr>
          <w:ins w:id="993" w:author="Matty Kadosh" w:date="2015-09-07T19:21:00Z"/>
        </w:rPr>
        <w:pPrChange w:id="994" w:author="Matty Kadosh" w:date="2015-09-07T19:23:00Z">
          <w:pPr/>
        </w:pPrChange>
      </w:pPr>
      <w:ins w:id="995" w:author="Matty Kadosh" w:date="2015-09-07T19:21:00Z">
        <w:r>
          <w:t xml:space="preserve"> </w:t>
        </w:r>
        <w:r w:rsidR="00661170">
          <w:t xml:space="preserve">   _In_ sai_object_id_t </w:t>
        </w:r>
      </w:ins>
      <w:ins w:id="996" w:author="Matty Kadosh" w:date="2015-09-21T19:16:00Z">
        <w:r w:rsidR="00661170">
          <w:t>tunnel</w:t>
        </w:r>
      </w:ins>
      <w:ins w:id="997" w:author="Matty Kadosh" w:date="2015-09-07T19:21:00Z">
        <w:r>
          <w:t>_id,</w:t>
        </w:r>
      </w:ins>
    </w:p>
    <w:p w:rsidR="007A1666" w:rsidRDefault="007A1666">
      <w:pPr>
        <w:pStyle w:val="code"/>
        <w:rPr>
          <w:ins w:id="998" w:author="Matty Kadosh" w:date="2015-09-07T19:21:00Z"/>
        </w:rPr>
        <w:pPrChange w:id="999" w:author="Matty Kadosh" w:date="2015-09-07T19:23:00Z">
          <w:pPr/>
        </w:pPrChange>
      </w:pPr>
      <w:ins w:id="1000" w:author="Matty Kadosh" w:date="2015-09-07T19:21:00Z">
        <w:r>
          <w:t xml:space="preserve">    _In_ const sai_attribute_t *attr</w:t>
        </w:r>
      </w:ins>
    </w:p>
    <w:p w:rsidR="007A1666" w:rsidRDefault="007A1666">
      <w:pPr>
        <w:pStyle w:val="code"/>
        <w:rPr>
          <w:ins w:id="1001" w:author="Matty Kadosh" w:date="2015-09-07T19:21:00Z"/>
        </w:rPr>
        <w:pPrChange w:id="1002" w:author="Matty Kadosh" w:date="2015-09-07T19:23:00Z">
          <w:pPr/>
        </w:pPrChange>
      </w:pPr>
      <w:ins w:id="1003" w:author="Matty Kadosh" w:date="2015-09-07T19:21:00Z">
        <w:r>
          <w:t xml:space="preserve">    );</w:t>
        </w:r>
      </w:ins>
    </w:p>
    <w:p w:rsidR="007A1666" w:rsidRDefault="007A1666">
      <w:pPr>
        <w:pStyle w:val="code"/>
        <w:rPr>
          <w:ins w:id="1004" w:author="Matty Kadosh" w:date="2015-09-07T19:21:00Z"/>
        </w:rPr>
        <w:pPrChange w:id="1005" w:author="Matty Kadosh" w:date="2015-09-07T19:23:00Z">
          <w:pPr/>
        </w:pPrChange>
      </w:pPr>
    </w:p>
    <w:p w:rsidR="007A1666" w:rsidRDefault="007A1666">
      <w:pPr>
        <w:pStyle w:val="code"/>
        <w:rPr>
          <w:ins w:id="1006" w:author="Matty Kadosh" w:date="2015-09-07T19:21:00Z"/>
        </w:rPr>
        <w:pPrChange w:id="1007" w:author="Matty Kadosh" w:date="2015-09-07T19:23:00Z">
          <w:pPr/>
        </w:pPrChange>
      </w:pPr>
    </w:p>
    <w:p w:rsidR="007A1666" w:rsidRDefault="007A1666">
      <w:pPr>
        <w:pStyle w:val="code"/>
        <w:rPr>
          <w:ins w:id="1008" w:author="Matty Kadosh" w:date="2015-09-07T19:21:00Z"/>
        </w:rPr>
        <w:pPrChange w:id="1009" w:author="Matty Kadosh" w:date="2015-09-07T19:23:00Z">
          <w:pPr/>
        </w:pPrChange>
      </w:pPr>
      <w:ins w:id="1010" w:author="Matty Kadosh" w:date="2015-09-07T19:21:00Z">
        <w:r>
          <w:t>/**</w:t>
        </w:r>
      </w:ins>
    </w:p>
    <w:p w:rsidR="007A1666" w:rsidRDefault="007A1666">
      <w:pPr>
        <w:pStyle w:val="code"/>
        <w:rPr>
          <w:ins w:id="1011" w:author="Matty Kadosh" w:date="2015-09-07T19:21:00Z"/>
        </w:rPr>
        <w:pPrChange w:id="1012" w:author="Matty Kadosh" w:date="2015-09-07T19:23:00Z">
          <w:pPr/>
        </w:pPrChange>
      </w:pPr>
      <w:ins w:id="1013" w:author="Matty Kadosh" w:date="2015-09-07T19:21:00Z">
        <w:r>
          <w:t xml:space="preserve"> * Routine Description:</w:t>
        </w:r>
      </w:ins>
    </w:p>
    <w:p w:rsidR="007A1666" w:rsidRDefault="00661170">
      <w:pPr>
        <w:pStyle w:val="code"/>
        <w:rPr>
          <w:ins w:id="1014" w:author="Matty Kadosh" w:date="2015-09-07T19:21:00Z"/>
        </w:rPr>
        <w:pPrChange w:id="1015" w:author="Matty Kadosh" w:date="2015-09-07T19:23:00Z">
          <w:pPr/>
        </w:pPrChange>
      </w:pPr>
      <w:ins w:id="1016" w:author="Matty Kadosh" w:date="2015-09-07T19:21:00Z">
        <w:r>
          <w:t xml:space="preserve"> *    @brief Get </w:t>
        </w:r>
      </w:ins>
      <w:ins w:id="1017" w:author="Matty Kadosh" w:date="2015-09-21T19:14:00Z">
        <w:r>
          <w:t>tunnel</w:t>
        </w:r>
      </w:ins>
      <w:ins w:id="1018" w:author="Matty Kadosh" w:date="2015-09-07T19:21:00Z">
        <w:r w:rsidR="007A1666">
          <w:t xml:space="preserve"> attribute</w:t>
        </w:r>
      </w:ins>
    </w:p>
    <w:p w:rsidR="007A1666" w:rsidRDefault="007A1666">
      <w:pPr>
        <w:pStyle w:val="code"/>
        <w:rPr>
          <w:ins w:id="1019" w:author="Matty Kadosh" w:date="2015-09-07T19:21:00Z"/>
        </w:rPr>
        <w:pPrChange w:id="1020" w:author="Matty Kadosh" w:date="2015-09-07T19:23:00Z">
          <w:pPr/>
        </w:pPrChange>
      </w:pPr>
      <w:ins w:id="1021" w:author="Matty Kadosh" w:date="2015-09-07T19:21:00Z">
        <w:r>
          <w:t xml:space="preserve"> *</w:t>
        </w:r>
      </w:ins>
    </w:p>
    <w:p w:rsidR="007A1666" w:rsidRDefault="007A1666">
      <w:pPr>
        <w:pStyle w:val="code"/>
        <w:rPr>
          <w:ins w:id="1022" w:author="Matty Kadosh" w:date="2015-09-07T19:21:00Z"/>
        </w:rPr>
        <w:pPrChange w:id="1023" w:author="Matty Kadosh" w:date="2015-09-07T19:23:00Z">
          <w:pPr/>
        </w:pPrChange>
      </w:pPr>
      <w:ins w:id="1024" w:author="Matty Kadosh" w:date="2015-09-07T19:21:00Z">
        <w:r>
          <w:t xml:space="preserve"> * Arguments:</w:t>
        </w:r>
      </w:ins>
    </w:p>
    <w:p w:rsidR="007A1666" w:rsidRDefault="00661170">
      <w:pPr>
        <w:pStyle w:val="code"/>
        <w:rPr>
          <w:ins w:id="1025" w:author="Matty Kadosh" w:date="2015-09-07T19:21:00Z"/>
        </w:rPr>
        <w:pPrChange w:id="1026" w:author="Matty Kadosh" w:date="2015-09-07T19:23:00Z">
          <w:pPr/>
        </w:pPrChange>
      </w:pPr>
      <w:ins w:id="1027" w:author="Matty Kadosh" w:date="2015-09-07T19:21:00Z">
        <w:r>
          <w:t xml:space="preserve"> *    @param[in] </w:t>
        </w:r>
      </w:ins>
      <w:ins w:id="1028" w:author="Matty Kadosh" w:date="2015-09-21T19:15:00Z">
        <w:r>
          <w:t xml:space="preserve">tunnel </w:t>
        </w:r>
      </w:ins>
      <w:ins w:id="1029" w:author="Matty Kadosh" w:date="2015-09-07T19:21:00Z">
        <w:r w:rsidR="007A1666">
          <w:t>_id</w:t>
        </w:r>
        <w:r>
          <w:t xml:space="preserve"> - </w:t>
        </w:r>
      </w:ins>
      <w:ins w:id="1030" w:author="Matty Kadosh" w:date="2015-09-21T19:14:00Z">
        <w:r>
          <w:t>tunnel</w:t>
        </w:r>
      </w:ins>
      <w:ins w:id="1031" w:author="Matty Kadosh" w:date="2015-09-07T19:21:00Z">
        <w:r w:rsidR="007A1666">
          <w:t xml:space="preserve"> id</w:t>
        </w:r>
      </w:ins>
    </w:p>
    <w:p w:rsidR="007A1666" w:rsidRDefault="007A1666">
      <w:pPr>
        <w:pStyle w:val="code"/>
        <w:rPr>
          <w:ins w:id="1032" w:author="Matty Kadosh" w:date="2015-09-07T19:21:00Z"/>
        </w:rPr>
        <w:pPrChange w:id="1033" w:author="Matty Kadosh" w:date="2015-09-07T19:23:00Z">
          <w:pPr/>
        </w:pPrChange>
      </w:pPr>
      <w:ins w:id="1034" w:author="Matty Kadosh" w:date="2015-09-07T19:21:00Z">
        <w:r>
          <w:t xml:space="preserve"> *    @param[in] attr_count - number of attributes</w:t>
        </w:r>
      </w:ins>
    </w:p>
    <w:p w:rsidR="007A1666" w:rsidRDefault="007A1666">
      <w:pPr>
        <w:pStyle w:val="code"/>
        <w:rPr>
          <w:ins w:id="1035" w:author="Matty Kadosh" w:date="2015-09-07T19:21:00Z"/>
        </w:rPr>
        <w:pPrChange w:id="1036" w:author="Matty Kadosh" w:date="2015-09-07T19:23:00Z">
          <w:pPr/>
        </w:pPrChange>
      </w:pPr>
      <w:ins w:id="1037" w:author="Matty Kadosh" w:date="2015-09-07T19:21:00Z">
        <w:r>
          <w:t xml:space="preserve"> *    @param[inout] attr_list - array of attributes</w:t>
        </w:r>
      </w:ins>
    </w:p>
    <w:p w:rsidR="007A1666" w:rsidRDefault="007A1666">
      <w:pPr>
        <w:pStyle w:val="code"/>
        <w:rPr>
          <w:ins w:id="1038" w:author="Matty Kadosh" w:date="2015-09-07T19:21:00Z"/>
        </w:rPr>
        <w:pPrChange w:id="1039" w:author="Matty Kadosh" w:date="2015-09-07T19:23:00Z">
          <w:pPr/>
        </w:pPrChange>
      </w:pPr>
      <w:ins w:id="1040" w:author="Matty Kadosh" w:date="2015-09-07T19:21:00Z">
        <w:r>
          <w:t xml:space="preserve"> *</w:t>
        </w:r>
      </w:ins>
    </w:p>
    <w:p w:rsidR="007A1666" w:rsidRDefault="007A1666">
      <w:pPr>
        <w:pStyle w:val="code"/>
        <w:rPr>
          <w:ins w:id="1041" w:author="Matty Kadosh" w:date="2015-09-07T19:21:00Z"/>
        </w:rPr>
        <w:pPrChange w:id="1042" w:author="Matty Kadosh" w:date="2015-09-07T19:23:00Z">
          <w:pPr/>
        </w:pPrChange>
      </w:pPr>
      <w:ins w:id="1043" w:author="Matty Kadosh" w:date="2015-09-07T19:21:00Z">
        <w:r>
          <w:t xml:space="preserve"> * Return Values:</w:t>
        </w:r>
      </w:ins>
    </w:p>
    <w:p w:rsidR="007A1666" w:rsidRDefault="007A1666">
      <w:pPr>
        <w:pStyle w:val="code"/>
        <w:rPr>
          <w:ins w:id="1044" w:author="Matty Kadosh" w:date="2015-09-07T19:21:00Z"/>
        </w:rPr>
        <w:pPrChange w:id="1045" w:author="Matty Kadosh" w:date="2015-09-07T19:23:00Z">
          <w:pPr/>
        </w:pPrChange>
      </w:pPr>
      <w:ins w:id="1046" w:author="Matty Kadosh" w:date="2015-09-07T19:21:00Z">
        <w:r>
          <w:t xml:space="preserve"> *    @return SAI_STATUS_SUCCESS on success</w:t>
        </w:r>
      </w:ins>
    </w:p>
    <w:p w:rsidR="007A1666" w:rsidRDefault="007A1666">
      <w:pPr>
        <w:pStyle w:val="code"/>
        <w:rPr>
          <w:ins w:id="1047" w:author="Matty Kadosh" w:date="2015-09-07T19:21:00Z"/>
        </w:rPr>
        <w:pPrChange w:id="1048" w:author="Matty Kadosh" w:date="2015-09-07T19:23:00Z">
          <w:pPr/>
        </w:pPrChange>
      </w:pPr>
      <w:ins w:id="1049" w:author="Matty Kadosh" w:date="2015-09-07T19:21:00Z">
        <w:r>
          <w:t xml:space="preserve"> *            Failure status code on error</w:t>
        </w:r>
      </w:ins>
    </w:p>
    <w:p w:rsidR="007A1666" w:rsidRDefault="007A1666">
      <w:pPr>
        <w:pStyle w:val="code"/>
        <w:rPr>
          <w:ins w:id="1050" w:author="Matty Kadosh" w:date="2015-09-07T19:21:00Z"/>
        </w:rPr>
        <w:pPrChange w:id="1051" w:author="Matty Kadosh" w:date="2015-09-07T19:23:00Z">
          <w:pPr/>
        </w:pPrChange>
      </w:pPr>
      <w:ins w:id="1052" w:author="Matty Kadosh" w:date="2015-09-07T19:21:00Z">
        <w:r>
          <w:t xml:space="preserve"> */</w:t>
        </w:r>
      </w:ins>
    </w:p>
    <w:p w:rsidR="007A1666" w:rsidRDefault="007A1666">
      <w:pPr>
        <w:pStyle w:val="code"/>
        <w:rPr>
          <w:ins w:id="1053" w:author="Matty Kadosh" w:date="2015-09-07T19:21:00Z"/>
        </w:rPr>
        <w:pPrChange w:id="1054" w:author="Matty Kadosh" w:date="2015-09-07T19:23:00Z">
          <w:pPr/>
        </w:pPrChange>
      </w:pPr>
      <w:ins w:id="1055" w:author="Matty Kadosh" w:date="2015-09-07T19:21:00Z">
        <w:r>
          <w:t>typedef sai_status_t (*sai</w:t>
        </w:r>
        <w:r w:rsidR="00661170">
          <w:t>_get_</w:t>
        </w:r>
      </w:ins>
      <w:ins w:id="1056" w:author="Matty Kadosh" w:date="2015-09-21T19:16:00Z">
        <w:r w:rsidR="00661170">
          <w:t>tunnel</w:t>
        </w:r>
      </w:ins>
      <w:ins w:id="1057" w:author="Matty Kadosh" w:date="2015-09-07T19:21:00Z">
        <w:r>
          <w:t>_attribute_fn)(</w:t>
        </w:r>
      </w:ins>
    </w:p>
    <w:p w:rsidR="007A1666" w:rsidRDefault="007A1666">
      <w:pPr>
        <w:pStyle w:val="code"/>
        <w:rPr>
          <w:ins w:id="1058" w:author="Matty Kadosh" w:date="2015-09-07T19:21:00Z"/>
        </w:rPr>
        <w:pPrChange w:id="1059" w:author="Matty Kadosh" w:date="2015-09-07T19:23:00Z">
          <w:pPr/>
        </w:pPrChange>
      </w:pPr>
      <w:ins w:id="1060" w:author="Matty Kadosh" w:date="2015-09-07T19:21:00Z">
        <w:r>
          <w:t xml:space="preserve"> </w:t>
        </w:r>
        <w:r w:rsidR="00661170">
          <w:t xml:space="preserve">   _In_ sai_object_id_t </w:t>
        </w:r>
      </w:ins>
      <w:ins w:id="1061" w:author="Matty Kadosh" w:date="2015-09-21T19:15:00Z">
        <w:r w:rsidR="00661170">
          <w:t>tunnel</w:t>
        </w:r>
      </w:ins>
      <w:ins w:id="1062" w:author="Matty Kadosh" w:date="2015-09-07T19:21:00Z">
        <w:r>
          <w:t>_id,</w:t>
        </w:r>
      </w:ins>
    </w:p>
    <w:p w:rsidR="007A1666" w:rsidRDefault="007A1666">
      <w:pPr>
        <w:pStyle w:val="code"/>
        <w:rPr>
          <w:ins w:id="1063" w:author="Matty Kadosh" w:date="2015-09-07T19:21:00Z"/>
        </w:rPr>
        <w:pPrChange w:id="1064" w:author="Matty Kadosh" w:date="2015-09-07T19:23:00Z">
          <w:pPr/>
        </w:pPrChange>
      </w:pPr>
      <w:ins w:id="1065" w:author="Matty Kadosh" w:date="2015-09-07T19:21:00Z">
        <w:r>
          <w:t xml:space="preserve">    _In_ uint32_t attr_count,</w:t>
        </w:r>
      </w:ins>
    </w:p>
    <w:p w:rsidR="007A1666" w:rsidRDefault="007A1666">
      <w:pPr>
        <w:pStyle w:val="code"/>
        <w:rPr>
          <w:ins w:id="1066" w:author="Matty Kadosh" w:date="2015-09-07T19:21:00Z"/>
        </w:rPr>
        <w:pPrChange w:id="1067" w:author="Matty Kadosh" w:date="2015-09-07T19:23:00Z">
          <w:pPr/>
        </w:pPrChange>
      </w:pPr>
      <w:ins w:id="1068" w:author="Matty Kadosh" w:date="2015-09-07T19:21:00Z">
        <w:r>
          <w:t xml:space="preserve">    _Inout_ sai_attribute_t *attr_list</w:t>
        </w:r>
      </w:ins>
    </w:p>
    <w:p w:rsidR="007A1666" w:rsidRDefault="007A1666">
      <w:pPr>
        <w:pStyle w:val="code"/>
        <w:rPr>
          <w:ins w:id="1069" w:author="Matty Kadosh" w:date="2015-09-07T19:21:00Z"/>
        </w:rPr>
        <w:pPrChange w:id="1070" w:author="Matty Kadosh" w:date="2015-09-07T19:23:00Z">
          <w:pPr/>
        </w:pPrChange>
      </w:pPr>
      <w:ins w:id="1071" w:author="Matty Kadosh" w:date="2015-09-07T19:21:00Z">
        <w:r>
          <w:t xml:space="preserve">    );</w:t>
        </w:r>
      </w:ins>
    </w:p>
    <w:p w:rsidR="007A1666" w:rsidRDefault="007A1666">
      <w:pPr>
        <w:pStyle w:val="code"/>
        <w:rPr>
          <w:ins w:id="1072" w:author="Matty Kadosh" w:date="2015-09-07T19:21:00Z"/>
        </w:rPr>
        <w:pPrChange w:id="1073" w:author="Matty Kadosh" w:date="2015-09-07T19:23:00Z">
          <w:pPr/>
        </w:pPrChange>
      </w:pPr>
    </w:p>
    <w:p w:rsidR="007A1666" w:rsidRDefault="007A1666">
      <w:pPr>
        <w:pStyle w:val="code"/>
        <w:rPr>
          <w:ins w:id="1074" w:author="Matty Kadosh" w:date="2015-09-07T19:21:00Z"/>
        </w:rPr>
        <w:pPrChange w:id="1075" w:author="Matty Kadosh" w:date="2015-09-07T19:23:00Z">
          <w:pPr/>
        </w:pPrChange>
      </w:pPr>
      <w:ins w:id="1076" w:author="Matty Kadosh" w:date="2015-09-07T19:21:00Z">
        <w:r>
          <w:t>/**</w:t>
        </w:r>
      </w:ins>
    </w:p>
    <w:p w:rsidR="007A1666" w:rsidRDefault="007A1666">
      <w:pPr>
        <w:pStyle w:val="code"/>
        <w:rPr>
          <w:ins w:id="1077" w:author="Matty Kadosh" w:date="2015-09-07T19:21:00Z"/>
        </w:rPr>
        <w:pPrChange w:id="1078" w:author="Matty Kadosh" w:date="2015-09-07T19:23:00Z">
          <w:pPr/>
        </w:pPrChange>
      </w:pPr>
      <w:ins w:id="1079" w:author="Matty Kadosh" w:date="2015-09-07T19:21:00Z">
        <w:r>
          <w:t xml:space="preserve"> *  @brief Next Hop methods table retrieved with sai_api_query()</w:t>
        </w:r>
      </w:ins>
    </w:p>
    <w:p w:rsidR="007A1666" w:rsidRDefault="007A1666">
      <w:pPr>
        <w:pStyle w:val="code"/>
        <w:rPr>
          <w:ins w:id="1080" w:author="Matty Kadosh" w:date="2015-09-07T19:21:00Z"/>
        </w:rPr>
        <w:pPrChange w:id="1081" w:author="Matty Kadosh" w:date="2015-09-07T19:23:00Z">
          <w:pPr/>
        </w:pPrChange>
      </w:pPr>
      <w:ins w:id="1082" w:author="Matty Kadosh" w:date="2015-09-07T19:21:00Z">
        <w:r>
          <w:t xml:space="preserve"> */</w:t>
        </w:r>
      </w:ins>
    </w:p>
    <w:p w:rsidR="007A1666" w:rsidRDefault="007A1666">
      <w:pPr>
        <w:pStyle w:val="code"/>
        <w:rPr>
          <w:ins w:id="1083" w:author="Matty Kadosh" w:date="2015-09-07T19:21:00Z"/>
        </w:rPr>
        <w:pPrChange w:id="1084" w:author="Matty Kadosh" w:date="2015-09-07T19:23:00Z">
          <w:pPr/>
        </w:pPrChange>
      </w:pPr>
      <w:ins w:id="1085" w:author="Matty Kadosh" w:date="2015-09-07T19:21:00Z">
        <w:r>
          <w:t>typedef struct _sai_tunnel_api_t</w:t>
        </w:r>
      </w:ins>
    </w:p>
    <w:p w:rsidR="007A1666" w:rsidRDefault="007A1666">
      <w:pPr>
        <w:pStyle w:val="code"/>
        <w:rPr>
          <w:ins w:id="1086" w:author="Matty Kadosh" w:date="2015-09-07T19:21:00Z"/>
        </w:rPr>
        <w:pPrChange w:id="1087" w:author="Matty Kadosh" w:date="2015-09-07T19:23:00Z">
          <w:pPr/>
        </w:pPrChange>
      </w:pPr>
      <w:ins w:id="1088" w:author="Matty Kadosh" w:date="2015-09-07T19:21:00Z">
        <w:r>
          <w:t>{</w:t>
        </w:r>
      </w:ins>
    </w:p>
    <w:p w:rsidR="007A1666" w:rsidRDefault="007A1666">
      <w:pPr>
        <w:pStyle w:val="code"/>
        <w:rPr>
          <w:ins w:id="1089" w:author="Matty Kadosh" w:date="2015-09-07T19:21:00Z"/>
        </w:rPr>
        <w:pPrChange w:id="1090" w:author="Matty Kadosh" w:date="2015-09-07T19:23:00Z">
          <w:pPr/>
        </w:pPrChange>
      </w:pPr>
      <w:ins w:id="1091" w:author="Matty Kadosh" w:date="2015-09-07T19:21:00Z">
        <w:r>
          <w:t xml:space="preserve">    sai_create_</w:t>
        </w:r>
      </w:ins>
      <w:ins w:id="1092" w:author="Matty Kadosh" w:date="2015-09-07T19:22:00Z">
        <w:r>
          <w:t>tunnel</w:t>
        </w:r>
      </w:ins>
      <w:ins w:id="1093" w:author="Matty Kadosh" w:date="2015-09-07T19:21:00Z">
        <w:r>
          <w:t>_fn        create_</w:t>
        </w:r>
      </w:ins>
      <w:ins w:id="1094" w:author="Matty Kadosh" w:date="2015-09-07T19:22:00Z">
        <w:r>
          <w:t>tunnel</w:t>
        </w:r>
      </w:ins>
      <w:ins w:id="1095" w:author="Matty Kadosh" w:date="2015-09-07T19:21:00Z">
        <w:r>
          <w:t>;</w:t>
        </w:r>
      </w:ins>
    </w:p>
    <w:p w:rsidR="007A1666" w:rsidRDefault="007A1666">
      <w:pPr>
        <w:pStyle w:val="code"/>
        <w:rPr>
          <w:ins w:id="1096" w:author="Matty Kadosh" w:date="2015-09-07T19:21:00Z"/>
        </w:rPr>
        <w:pPrChange w:id="1097" w:author="Matty Kadosh" w:date="2015-09-07T19:23:00Z">
          <w:pPr/>
        </w:pPrChange>
      </w:pPr>
      <w:ins w:id="1098" w:author="Matty Kadosh" w:date="2015-09-07T19:21:00Z">
        <w:r>
          <w:t xml:space="preserve">    sai_remove</w:t>
        </w:r>
      </w:ins>
      <w:ins w:id="1099" w:author="Matty Kadosh" w:date="2015-09-07T19:22:00Z">
        <w:r>
          <w:t>_tunnel</w:t>
        </w:r>
      </w:ins>
      <w:ins w:id="1100" w:author="Matty Kadosh" w:date="2015-09-07T19:21:00Z">
        <w:r>
          <w:t>_fn        remove_</w:t>
        </w:r>
      </w:ins>
      <w:ins w:id="1101" w:author="Matty Kadosh" w:date="2015-09-07T19:22:00Z">
        <w:r>
          <w:t>tunnel</w:t>
        </w:r>
      </w:ins>
      <w:ins w:id="1102" w:author="Matty Kadosh" w:date="2015-09-07T19:21:00Z">
        <w:r>
          <w:t>;</w:t>
        </w:r>
      </w:ins>
    </w:p>
    <w:p w:rsidR="007A1666" w:rsidRDefault="007A1666">
      <w:pPr>
        <w:pStyle w:val="code"/>
        <w:rPr>
          <w:ins w:id="1103" w:author="Matty Kadosh" w:date="2015-09-07T19:21:00Z"/>
        </w:rPr>
        <w:pPrChange w:id="1104" w:author="Matty Kadosh" w:date="2015-09-07T19:23:00Z">
          <w:pPr/>
        </w:pPrChange>
      </w:pPr>
      <w:ins w:id="1105" w:author="Matty Kadosh" w:date="2015-09-07T19:21:00Z">
        <w:r>
          <w:t xml:space="preserve">    sai_set_</w:t>
        </w:r>
      </w:ins>
      <w:ins w:id="1106" w:author="Matty Kadosh" w:date="2015-09-07T19:23:00Z">
        <w:r>
          <w:t>tunnel</w:t>
        </w:r>
      </w:ins>
      <w:ins w:id="1107" w:author="Matty Kadosh" w:date="2015-09-07T19:21:00Z">
        <w:r>
          <w:t>_attribute_fn set_</w:t>
        </w:r>
      </w:ins>
      <w:ins w:id="1108" w:author="Matty Kadosh" w:date="2015-09-07T19:23:00Z">
        <w:r>
          <w:t>tunnel</w:t>
        </w:r>
      </w:ins>
      <w:ins w:id="1109" w:author="Matty Kadosh" w:date="2015-09-07T19:21:00Z">
        <w:r>
          <w:t>_attribute;</w:t>
        </w:r>
      </w:ins>
    </w:p>
    <w:p w:rsidR="007A1666" w:rsidRDefault="007A1666">
      <w:pPr>
        <w:pStyle w:val="code"/>
        <w:rPr>
          <w:ins w:id="1110" w:author="Matty Kadosh" w:date="2015-09-07T19:21:00Z"/>
        </w:rPr>
        <w:pPrChange w:id="1111" w:author="Matty Kadosh" w:date="2015-09-07T19:23:00Z">
          <w:pPr/>
        </w:pPrChange>
      </w:pPr>
      <w:ins w:id="1112" w:author="Matty Kadosh" w:date="2015-09-07T19:21:00Z">
        <w:r>
          <w:t xml:space="preserve">    sai_get_</w:t>
        </w:r>
      </w:ins>
      <w:ins w:id="1113" w:author="Matty Kadosh" w:date="2015-09-07T19:23:00Z">
        <w:r>
          <w:t>tunnel</w:t>
        </w:r>
      </w:ins>
      <w:ins w:id="1114" w:author="Matty Kadosh" w:date="2015-09-07T19:21:00Z">
        <w:r>
          <w:t>_attribute_fn get_</w:t>
        </w:r>
      </w:ins>
      <w:ins w:id="1115" w:author="Matty Kadosh" w:date="2015-09-07T19:23:00Z">
        <w:r>
          <w:t>tunnel</w:t>
        </w:r>
      </w:ins>
      <w:ins w:id="1116" w:author="Matty Kadosh" w:date="2015-09-07T19:21:00Z">
        <w:r>
          <w:t>_attribute;</w:t>
        </w:r>
      </w:ins>
    </w:p>
    <w:p w:rsidR="007A1666" w:rsidRDefault="007A1666">
      <w:pPr>
        <w:pStyle w:val="code"/>
        <w:rPr>
          <w:ins w:id="1117" w:author="Matty Kadosh" w:date="2015-09-07T19:21:00Z"/>
        </w:rPr>
        <w:pPrChange w:id="1118" w:author="Matty Kadosh" w:date="2015-09-07T19:23:00Z">
          <w:pPr/>
        </w:pPrChange>
      </w:pPr>
    </w:p>
    <w:p w:rsidR="007A1666" w:rsidRDefault="007A1666">
      <w:pPr>
        <w:pStyle w:val="code"/>
        <w:rPr>
          <w:ins w:id="1119" w:author="Matty Kadosh" w:date="2015-09-07T19:21:00Z"/>
        </w:rPr>
        <w:pPrChange w:id="1120" w:author="Matty Kadosh" w:date="2015-09-07T19:23:00Z">
          <w:pPr/>
        </w:pPrChange>
      </w:pPr>
      <w:ins w:id="1121" w:author="Matty Kadosh" w:date="2015-09-07T19:21:00Z">
        <w:r>
          <w:t>} sai_tunnel_api_t;</w:t>
        </w:r>
      </w:ins>
    </w:p>
    <w:p w:rsidR="008F13F1" w:rsidRDefault="008F13F1">
      <w:pPr>
        <w:pStyle w:val="Heading1"/>
        <w:rPr>
          <w:ins w:id="1122" w:author="Matty Kadosh" w:date="2015-09-07T12:02:00Z"/>
        </w:rPr>
        <w:pPrChange w:id="1123" w:author="Matty Kadosh" w:date="2015-09-07T12:03:00Z">
          <w:pPr>
            <w:pStyle w:val="Heading2"/>
          </w:pPr>
        </w:pPrChange>
      </w:pPr>
      <w:ins w:id="1124" w:author="Matty Kadosh" w:date="2015-09-07T12:02:00Z">
        <w:r>
          <w:t xml:space="preserve">Examples </w:t>
        </w:r>
      </w:ins>
    </w:p>
    <w:p w:rsidR="008F13F1" w:rsidRDefault="008F13F1" w:rsidP="008F13F1">
      <w:pPr>
        <w:pStyle w:val="Heading2"/>
        <w:rPr>
          <w:ins w:id="1125" w:author="Matty Kadosh" w:date="2015-09-07T12:04:00Z"/>
        </w:rPr>
      </w:pPr>
      <w:ins w:id="1126" w:author="Matty Kadosh" w:date="2015-09-07T12:02:00Z">
        <w:r>
          <w:t xml:space="preserve"> </w:t>
        </w:r>
      </w:ins>
      <w:ins w:id="1127" w:author="Matty Kadosh" w:date="2015-09-07T12:04:00Z">
        <w:r>
          <w:t xml:space="preserve">VXlan </w:t>
        </w:r>
      </w:ins>
    </w:p>
    <w:p w:rsidR="008F13F1" w:rsidRPr="007449B0" w:rsidRDefault="008F13F1">
      <w:pPr>
        <w:rPr>
          <w:ins w:id="1128" w:author="Matty Kadosh" w:date="2015-09-07T12:04:00Z"/>
        </w:rPr>
        <w:pPrChange w:id="1129" w:author="Matty Kadosh" w:date="2015-09-07T12:04:00Z">
          <w:pPr>
            <w:pStyle w:val="Heading2"/>
          </w:pPr>
        </w:pPrChange>
      </w:pPr>
      <w:ins w:id="1130" w:author="Matty Kadosh" w:date="2015-09-07T12:04:00Z">
        <w:r>
          <w:t>TBD</w:t>
        </w:r>
      </w:ins>
    </w:p>
    <w:p w:rsidR="008F13F1" w:rsidRDefault="008F13F1" w:rsidP="008F13F1">
      <w:pPr>
        <w:pStyle w:val="Heading2"/>
        <w:rPr>
          <w:ins w:id="1131" w:author="Matty Kadosh" w:date="2015-09-07T12:04:00Z"/>
        </w:rPr>
      </w:pPr>
      <w:ins w:id="1132" w:author="Matty Kadosh" w:date="2015-09-07T12:04:00Z">
        <w:r>
          <w:t xml:space="preserve">IPinIP </w:t>
        </w:r>
      </w:ins>
    </w:p>
    <w:p w:rsidR="008F13F1" w:rsidRPr="007449B0" w:rsidRDefault="008F13F1">
      <w:pPr>
        <w:rPr>
          <w:ins w:id="1133" w:author="Matty Kadosh" w:date="2015-09-07T12:04:00Z"/>
        </w:rPr>
        <w:pPrChange w:id="1134" w:author="Matty Kadosh" w:date="2015-09-07T12:04:00Z">
          <w:pPr>
            <w:pStyle w:val="Heading2"/>
          </w:pPr>
        </w:pPrChange>
      </w:pPr>
      <w:ins w:id="1135" w:author="Matty Kadosh" w:date="2015-09-07T12:04:00Z">
        <w:r>
          <w:t xml:space="preserve">TBD </w:t>
        </w:r>
      </w:ins>
    </w:p>
    <w:p w:rsidR="008F13F1" w:rsidRPr="007038C3" w:rsidRDefault="008F13F1">
      <w:pPr>
        <w:rPr>
          <w:ins w:id="1136" w:author="Matty Kadosh" w:date="2015-09-07T12:04:00Z"/>
        </w:rPr>
        <w:pPrChange w:id="1137" w:author="Matty Kadosh" w:date="2015-09-07T12:04:00Z">
          <w:pPr>
            <w:pStyle w:val="Heading2"/>
          </w:pPr>
        </w:pPrChange>
      </w:pPr>
    </w:p>
    <w:p w:rsidR="008F13F1" w:rsidRPr="0078715C" w:rsidRDefault="008F13F1">
      <w:pPr>
        <w:rPr>
          <w:ins w:id="1138" w:author="Matty Kadosh" w:date="2015-09-07T12:02:00Z"/>
        </w:rPr>
        <w:pPrChange w:id="1139" w:author="Matty Kadosh" w:date="2015-09-07T12:04:00Z">
          <w:pPr>
            <w:pStyle w:val="Heading2"/>
          </w:pPr>
        </w:pPrChange>
      </w:pPr>
    </w:p>
    <w:p w:rsidR="008F13F1" w:rsidRPr="008F13F1" w:rsidRDefault="008F13F1">
      <w:pPr>
        <w:rPr>
          <w:ins w:id="1140" w:author="Matty Kadosh" w:date="2015-09-06T13:35:00Z"/>
          <w:rPrChange w:id="1141" w:author="Matty Kadosh" w:date="2015-09-07T12:01:00Z">
            <w:rPr>
              <w:ins w:id="1142" w:author="Matty Kadosh" w:date="2015-09-06T13:35:00Z"/>
              <w:lang w:bidi="he-IL"/>
            </w:rPr>
          </w:rPrChange>
        </w:rPr>
        <w:pPrChange w:id="1143" w:author="Matty Kadosh" w:date="2015-09-07T12:01:00Z">
          <w:pPr>
            <w:pStyle w:val="Heading3"/>
          </w:pPr>
        </w:pPrChange>
      </w:pPr>
    </w:p>
    <w:p w:rsidR="00BA404F" w:rsidRPr="00BA404F" w:rsidDel="00361A75" w:rsidRDefault="00BA404F" w:rsidP="009624D7">
      <w:pPr>
        <w:rPr>
          <w:del w:id="1144" w:author="Matty Kadosh" w:date="2015-08-01T16:09:00Z"/>
        </w:rPr>
      </w:pPr>
      <w:del w:id="1145" w:author="Matty Kadosh" w:date="2015-08-01T16:09:00Z">
        <w:r w:rsidDel="00361A75">
          <w:delText>The switch buffer is divided into multiple buffer pool</w:delText>
        </w:r>
        <w:r w:rsidR="009624D7" w:rsidDel="00361A75">
          <w:delText>s</w:delText>
        </w:r>
        <w:r w:rsidDel="00361A75">
          <w:delText xml:space="preserve">. A buffer pool is statically allocated buffer region. </w:delText>
        </w:r>
      </w:del>
      <w:moveToRangeStart w:id="1146" w:author="Guohan Lu" w:date="2015-05-18T10:58:00Z" w:name="move419710050"/>
      <w:moveTo w:id="1147" w:author="Guohan Lu" w:date="2015-05-18T10:58:00Z">
        <w:del w:id="1148" w:author="Matty Kadosh" w:date="2015-08-01T16:09:00Z">
          <w:r w:rsidR="00EB04E6" w:rsidDel="00361A75">
            <w:delText xml:space="preserve">There are two types of buffer pool, ingress buffer pool and egress buffer pool. </w:delText>
          </w:r>
        </w:del>
      </w:moveTo>
      <w:moveToRangeEnd w:id="1146"/>
      <w:ins w:id="1149" w:author="Guohan Lu" w:date="2015-05-18T10:59:00Z">
        <w:del w:id="1150" w:author="Matty Kadosh" w:date="2015-08-01T16:09:00Z">
          <w:r w:rsidR="00EB04E6" w:rsidDel="00361A75">
            <w:delText xml:space="preserve">They are mapped the same switch buffer. </w:delText>
          </w:r>
        </w:del>
      </w:ins>
      <w:del w:id="1151" w:author="Matty Kadosh" w:date="2015-08-01T16:09:00Z">
        <w:r w:rsidDel="00361A75">
          <w:delText xml:space="preserve">An incoming packet </w:delText>
        </w:r>
      </w:del>
      <w:ins w:id="1152" w:author="Guohan Lu" w:date="2015-05-18T10:59:00Z">
        <w:del w:id="1153" w:author="Matty Kadosh" w:date="2015-08-01T16:09:00Z">
          <w:r w:rsidR="00EB04E6" w:rsidDel="00361A75">
            <w:delText>must be</w:delText>
          </w:r>
        </w:del>
      </w:ins>
      <w:del w:id="1154" w:author="Matty Kadosh" w:date="2015-08-01T16:09:00Z">
        <w:r w:rsidDel="00361A75">
          <w:delText xml:space="preserve">is admitted </w:delText>
        </w:r>
      </w:del>
      <w:ins w:id="1155" w:author="Guohan Lu" w:date="2015-05-18T10:59:00Z">
        <w:del w:id="1156" w:author="Matty Kadosh" w:date="2015-08-01T16:09:00Z">
          <w:r w:rsidR="00EB04E6" w:rsidDel="00361A75">
            <w:delText xml:space="preserve">by an ingress buffer pool and an egress buffer pool. </w:delText>
          </w:r>
        </w:del>
      </w:ins>
      <w:del w:id="1157" w:author="Matty Kadosh" w:date="2015-08-01T16:09:00Z">
        <w:r w:rsidR="009624D7" w:rsidDel="00361A75">
          <w:delText xml:space="preserve">to </w:delText>
        </w:r>
        <w:r w:rsidDel="00361A75">
          <w:delText xml:space="preserve">a specific buffer pool. </w:delText>
        </w:r>
      </w:del>
      <w:moveFromRangeStart w:id="1158" w:author="Guohan Lu" w:date="2015-05-18T10:58:00Z" w:name="move419710050"/>
      <w:moveFrom w:id="1159" w:author="Guohan Lu" w:date="2015-05-18T10:58:00Z">
        <w:del w:id="1160" w:author="Matty Kadosh" w:date="2015-08-01T16:09:00Z">
          <w:r w:rsidDel="00361A75">
            <w:delText xml:space="preserve">There are two types of buffer pool, ingress buffer pool and egress buffer pool. </w:delText>
          </w:r>
        </w:del>
      </w:moveFrom>
      <w:moveFromRangeEnd w:id="1158"/>
      <w:del w:id="1161" w:author="Matty Kadosh" w:date="2015-08-01T16:09:00Z">
        <w:r w:rsidDel="00361A75">
          <w:delText xml:space="preserve">They share the same switch buffer. </w:delText>
        </w:r>
      </w:del>
    </w:p>
    <w:p w:rsidR="00DE3831" w:rsidDel="009A169A" w:rsidRDefault="00DE3831" w:rsidP="008A3041">
      <w:pPr>
        <w:pStyle w:val="Heading2"/>
        <w:rPr>
          <w:del w:id="1162" w:author="Matty Kadosh" w:date="2015-08-01T16:20:00Z"/>
        </w:rPr>
      </w:pPr>
      <w:del w:id="1163" w:author="Matty Kadosh" w:date="2015-08-01T16:20:00Z">
        <w:r w:rsidDel="009A169A">
          <w:delText>Ingress/Egress buffer allocation model</w:delText>
        </w:r>
      </w:del>
    </w:p>
    <w:p w:rsidR="008A3041" w:rsidDel="009A169A" w:rsidRDefault="00DE3831" w:rsidP="009624D7">
      <w:pPr>
        <w:pStyle w:val="Heading3"/>
        <w:rPr>
          <w:del w:id="1164" w:author="Matty Kadosh" w:date="2015-08-01T16:20:00Z"/>
        </w:rPr>
      </w:pPr>
      <w:del w:id="1165" w:author="Matty Kadosh" w:date="2015-08-01T16:20:00Z">
        <w:r w:rsidDel="009A169A">
          <w:delText>Ingress pipe</w:delText>
        </w:r>
        <w:r w:rsidR="008A3041" w:rsidDel="009A169A">
          <w:delText xml:space="preserve"> </w:delText>
        </w:r>
      </w:del>
    </w:p>
    <w:p w:rsidR="00012474" w:rsidRPr="00012474" w:rsidDel="009A169A" w:rsidRDefault="00A60E28" w:rsidP="00012474">
      <w:pPr>
        <w:rPr>
          <w:del w:id="1166" w:author="Matty Kadosh" w:date="2015-08-01T16:20:00Z"/>
        </w:rPr>
      </w:pPr>
      <w:del w:id="1167" w:author="Matty Kadosh" w:date="2015-08-01T16:20:00Z">
        <w:r w:rsidDel="009A169A">
          <w:rPr>
            <w:rFonts w:cstheme="minorHAnsi"/>
          </w:rPr>
          <w:object w:dxaOrig="12346" w:dyaOrig="7436" w14:anchorId="580D8DC7">
            <v:shape id="_x0000_i1033" type="#_x0000_t75" style="width:508.5pt;height:305.25pt" o:ole="">
              <v:imagedata r:id="rId35" o:title=""/>
            </v:shape>
            <o:OLEObject Type="Embed" ProgID="Visio.Drawing.11" ShapeID="_x0000_i1033" DrawAspect="Content" ObjectID="_1505224770" r:id="rId36"/>
          </w:object>
        </w:r>
      </w:del>
    </w:p>
    <w:p w:rsidR="00795979" w:rsidDel="009A169A" w:rsidRDefault="00DE3831" w:rsidP="009624D7">
      <w:pPr>
        <w:pStyle w:val="Heading3"/>
        <w:rPr>
          <w:del w:id="1168" w:author="Matty Kadosh" w:date="2015-08-01T16:20:00Z"/>
        </w:rPr>
      </w:pPr>
      <w:del w:id="1169" w:author="Matty Kadosh" w:date="2015-08-01T16:20:00Z">
        <w:r w:rsidDel="009A169A">
          <w:delText>E</w:delText>
        </w:r>
        <w:r w:rsidR="00795979" w:rsidDel="009A169A">
          <w:delText xml:space="preserve">gress pipe </w:delText>
        </w:r>
      </w:del>
    </w:p>
    <w:p w:rsidR="00795979" w:rsidDel="009A169A" w:rsidRDefault="00795979" w:rsidP="003A46A6">
      <w:pPr>
        <w:pStyle w:val="NoSpacing"/>
        <w:rPr>
          <w:del w:id="1170" w:author="Matty Kadosh" w:date="2015-08-01T16:20:00Z"/>
          <w:rFonts w:asciiTheme="minorHAnsi" w:hAnsiTheme="minorHAnsi" w:cstheme="minorHAnsi"/>
        </w:rPr>
      </w:pPr>
    </w:p>
    <w:p w:rsidR="00DE3831" w:rsidDel="009A169A" w:rsidRDefault="00DE3831" w:rsidP="00A01FFF">
      <w:pPr>
        <w:rPr>
          <w:del w:id="1171" w:author="Matty Kadosh" w:date="2015-08-01T16:20:00Z"/>
        </w:rPr>
      </w:pPr>
    </w:p>
    <w:p w:rsidR="009624D7" w:rsidDel="009A169A" w:rsidRDefault="00570EA7" w:rsidP="00A01FFF">
      <w:pPr>
        <w:rPr>
          <w:del w:id="1172" w:author="Matty Kadosh" w:date="2015-08-01T16:20:00Z"/>
        </w:rPr>
      </w:pPr>
      <w:del w:id="1173" w:author="Matty Kadosh" w:date="2015-08-01T16:20:00Z">
        <w:r w:rsidDel="009A169A">
          <w:rPr>
            <w:rFonts w:cstheme="minorHAnsi"/>
          </w:rPr>
          <w:fldChar w:fldCharType="begin"/>
        </w:r>
        <w:r w:rsidDel="009A169A">
          <w:rPr>
            <w:rFonts w:cstheme="minorHAnsi"/>
          </w:rPr>
          <w:fldChar w:fldCharType="end"/>
        </w:r>
      </w:del>
    </w:p>
    <w:p w:rsidR="00DE3831" w:rsidDel="009A169A" w:rsidRDefault="0078715C" w:rsidP="00A01FFF">
      <w:pPr>
        <w:rPr>
          <w:del w:id="1174" w:author="Matty Kadosh" w:date="2015-08-01T16:20:00Z"/>
        </w:rPr>
      </w:pPr>
      <w:del w:id="1175" w:author="Matty Kadosh" w:date="2015-05-20T12:44:00Z">
        <w:r>
          <w:pict w14:anchorId="1B04EFED">
            <v:shape id="_x0000_i1034" type="#_x0000_t75" style="width:507.75pt;height:305.25pt">
              <v:imagedata r:id="rId37" o:title=""/>
            </v:shape>
          </w:pict>
        </w:r>
      </w:del>
    </w:p>
    <w:p w:rsidR="00DE3831" w:rsidRPr="00DE3831" w:rsidDel="009A169A" w:rsidRDefault="00DE3831" w:rsidP="009624D7">
      <w:pPr>
        <w:pStyle w:val="Heading3"/>
        <w:rPr>
          <w:del w:id="1176" w:author="Matty Kadosh" w:date="2015-08-01T16:20:00Z"/>
        </w:rPr>
      </w:pPr>
      <w:del w:id="1177" w:author="Matty Kadosh" w:date="2015-08-01T16:20:00Z">
        <w:r w:rsidDel="009A169A">
          <w:delText>Ingress and egress buffer admission rule</w:delText>
        </w:r>
      </w:del>
    </w:p>
    <w:p w:rsidR="009624D7" w:rsidDel="009A169A" w:rsidRDefault="009624D7" w:rsidP="009624D7">
      <w:pPr>
        <w:pStyle w:val="Heading3"/>
        <w:numPr>
          <w:ilvl w:val="0"/>
          <w:numId w:val="0"/>
        </w:numPr>
        <w:ind w:left="720" w:hanging="720"/>
        <w:rPr>
          <w:del w:id="1178" w:author="Matty Kadosh" w:date="2015-08-01T16:20:00Z"/>
        </w:rPr>
      </w:pPr>
    </w:p>
    <w:p w:rsidR="005D71D6" w:rsidDel="009A169A" w:rsidRDefault="00FC4E3E" w:rsidP="00A01FFF">
      <w:pPr>
        <w:rPr>
          <w:del w:id="1179" w:author="Matty Kadosh" w:date="2015-08-01T16:20:00Z"/>
        </w:rPr>
      </w:pPr>
      <w:del w:id="1180" w:author="Matty Kadosh" w:date="2015-08-01T16:20:00Z">
        <w:r w:rsidDel="009A169A">
          <w:object w:dxaOrig="28843" w:dyaOrig="13397" w14:anchorId="27750867">
            <v:shape id="_x0000_i1035" type="#_x0000_t75" style="width:540.75pt;height:252.75pt" o:ole="">
              <v:imagedata r:id="rId38" o:title=""/>
            </v:shape>
            <o:OLEObject Type="Embed" ProgID="Visio.Drawing.11" ShapeID="_x0000_i1035" DrawAspect="Content" ObjectID="_1505224771" r:id="rId39"/>
          </w:object>
        </w:r>
      </w:del>
    </w:p>
    <w:p w:rsidR="00DE3831" w:rsidDel="009A169A" w:rsidRDefault="00DE3831" w:rsidP="009624D7">
      <w:pPr>
        <w:pStyle w:val="Heading3"/>
        <w:rPr>
          <w:del w:id="1181" w:author="Matty Kadosh" w:date="2015-08-01T16:20:00Z"/>
        </w:rPr>
      </w:pPr>
      <w:del w:id="1182" w:author="Matty Kadosh" w:date="2015-08-01T16:20:00Z">
        <w:r w:rsidDel="009A169A">
          <w:delText xml:space="preserve">XON/XOFF </w:delText>
        </w:r>
        <w:r w:rsidR="00F66217" w:rsidDel="009A169A">
          <w:delText>Frame g</w:delText>
        </w:r>
        <w:r w:rsidDel="009A169A">
          <w:delText>eneration model</w:delText>
        </w:r>
      </w:del>
    </w:p>
    <w:p w:rsidR="00F66217" w:rsidRPr="00F66217" w:rsidDel="009A169A" w:rsidRDefault="00F66217" w:rsidP="009624D7">
      <w:pPr>
        <w:rPr>
          <w:del w:id="1183" w:author="Matty Kadosh" w:date="2015-08-01T16:20:00Z"/>
        </w:rPr>
      </w:pPr>
    </w:p>
    <w:p w:rsidR="00F66217" w:rsidDel="009A169A" w:rsidRDefault="00F66217" w:rsidP="009624D7">
      <w:pPr>
        <w:rPr>
          <w:ins w:id="1184" w:author="Guohan Lu" w:date="2015-05-19T10:21:00Z"/>
          <w:del w:id="1185" w:author="Matty Kadosh" w:date="2015-08-01T16:20:00Z"/>
        </w:rPr>
      </w:pPr>
      <w:del w:id="1186" w:author="Matty Kadosh" w:date="2015-08-01T16:20:00Z">
        <w:r w:rsidDel="009A169A">
          <w:delText xml:space="preserve">In lossless model, an ingress buffer have two extra attributes to control the generation of xoff/xon frames. When the available buffer in </w:delText>
        </w:r>
      </w:del>
      <w:ins w:id="1187" w:author="Guohan Lu" w:date="2015-05-19T09:41:00Z">
        <w:del w:id="1188" w:author="Matty Kadosh" w:date="2015-08-01T16:20:00Z">
          <w:r w:rsidR="00EA075A" w:rsidDel="009A169A">
            <w:delText xml:space="preserve">PG </w:delText>
          </w:r>
        </w:del>
      </w:ins>
      <w:del w:id="1189" w:author="Matty Kadosh" w:date="2015-08-01T16:20:00Z">
        <w:r w:rsidDel="009A169A">
          <w:delText>reserved buffer is less than xoff threshold, xoff frame is triggered. When the total buffer usage</w:delText>
        </w:r>
      </w:del>
      <w:ins w:id="1190" w:author="Guohan Lu" w:date="2015-05-19T09:43:00Z">
        <w:del w:id="1191" w:author="Matty Kadosh" w:date="2015-08-01T16:20:00Z">
          <w:r w:rsidR="00EA075A" w:rsidDel="009A169A">
            <w:delText xml:space="preserve"> for this PG</w:delText>
          </w:r>
        </w:del>
      </w:ins>
      <w:del w:id="1192" w:author="Matty Kadosh" w:date="2015-08-01T16:20:00Z">
        <w:r w:rsidDel="009A169A">
          <w:delText xml:space="preserve"> (include both shared </w:delText>
        </w:r>
      </w:del>
      <w:ins w:id="1193" w:author="Guohan Lu" w:date="2015-05-19T09:43:00Z">
        <w:del w:id="1194" w:author="Matty Kadosh" w:date="2015-08-01T16:20:00Z">
          <w:r w:rsidR="00EA075A" w:rsidDel="009A169A">
            <w:delText>pool buffer, port buffer, and PG buffer</w:delText>
          </w:r>
        </w:del>
      </w:ins>
      <w:del w:id="1195" w:author="Matty Kadosh" w:date="2015-08-01T16:20:00Z">
        <w:r w:rsidDel="009A169A">
          <w:delText>and reserved buffer usage) is less than xon threshold</w:delText>
        </w:r>
      </w:del>
      <w:ins w:id="1196" w:author="Guohan Lu" w:date="2015-05-19T09:44:00Z">
        <w:del w:id="1197" w:author="Matty Kadosh" w:date="2015-08-01T16:20:00Z">
          <w:r w:rsidR="00EA075A" w:rsidDel="009A169A">
            <w:delText xml:space="preserve"> and </w:delText>
          </w:r>
        </w:del>
      </w:ins>
      <w:ins w:id="1198" w:author="Guohan Lu" w:date="2015-05-19T09:49:00Z">
        <w:del w:id="1199" w:author="Matty Kadosh" w:date="2015-08-01T16:20:00Z">
          <w:r w:rsidR="00EA075A" w:rsidDel="009A169A">
            <w:delText>available buffer is larger than xoff threshold</w:delText>
          </w:r>
        </w:del>
      </w:ins>
      <w:del w:id="1200" w:author="Matty Kadosh" w:date="2015-08-01T16:20:00Z">
        <w:r w:rsidDel="009A169A">
          <w:delText>, the xon frame is triggered.</w:delText>
        </w:r>
      </w:del>
    </w:p>
    <w:p w:rsidR="00643A6D" w:rsidDel="009A169A" w:rsidRDefault="00643A6D" w:rsidP="009624D7">
      <w:pPr>
        <w:rPr>
          <w:del w:id="1201" w:author="Matty Kadosh" w:date="2015-08-01T16:20:00Z"/>
          <w:noProof/>
          <w:lang w:eastAsia="zh-CN"/>
        </w:rPr>
      </w:pPr>
    </w:p>
    <w:p w:rsidR="00DE3831" w:rsidDel="009A169A" w:rsidRDefault="00643A6D" w:rsidP="009624D7">
      <w:pPr>
        <w:rPr>
          <w:del w:id="1202" w:author="Matty Kadosh" w:date="2015-08-01T16:20:00Z"/>
        </w:rPr>
      </w:pPr>
      <w:ins w:id="1203" w:author="Guohan Lu" w:date="2015-05-19T10:26:00Z">
        <w:del w:id="1204" w:author="Matty Kadosh" w:date="2015-08-01T16:20:00Z">
          <w:r w:rsidDel="009A169A">
            <w:object w:dxaOrig="10365" w:dyaOrig="1771" w14:anchorId="2448EB07">
              <v:shape id="_x0000_i1036" type="#_x0000_t75" style="width:467.25pt;height:80.25pt" o:ole="">
                <v:imagedata r:id="rId40" o:title=""/>
              </v:shape>
              <o:OLEObject Type="Embed" ProgID="Visio.Drawing.15" ShapeID="_x0000_i1036" DrawAspect="Content" ObjectID="_1505224772" r:id="rId41"/>
            </w:object>
          </w:r>
        </w:del>
      </w:ins>
    </w:p>
    <w:p w:rsidR="00F66217" w:rsidRPr="00DE3831" w:rsidDel="009A169A" w:rsidRDefault="00F66217" w:rsidP="009624D7">
      <w:pPr>
        <w:rPr>
          <w:del w:id="1205" w:author="Matty Kadosh" w:date="2015-08-01T16:20:00Z"/>
        </w:rPr>
      </w:pPr>
    </w:p>
    <w:p w:rsidR="009157D1" w:rsidDel="009A169A" w:rsidRDefault="009157D1" w:rsidP="009624D7">
      <w:pPr>
        <w:pStyle w:val="Heading1"/>
        <w:rPr>
          <w:del w:id="1206" w:author="Matty Kadosh" w:date="2015-08-01T16:20:00Z"/>
        </w:rPr>
      </w:pPr>
      <w:del w:id="1207" w:author="Matty Kadosh" w:date="2015-08-01T16:20:00Z">
        <w:r w:rsidDel="009A169A">
          <w:delText xml:space="preserve">SAI model </w:delText>
        </w:r>
      </w:del>
    </w:p>
    <w:p w:rsidR="001E7FAC" w:rsidRPr="001E7FAC" w:rsidDel="009A169A" w:rsidRDefault="00A73BF7" w:rsidP="001E7FAC">
      <w:pPr>
        <w:rPr>
          <w:del w:id="1208" w:author="Matty Kadosh" w:date="2015-08-01T16:20:00Z"/>
        </w:rPr>
      </w:pPr>
      <w:del w:id="1209" w:author="Matty Kadosh" w:date="2015-08-01T16:20:00Z">
        <w:r w:rsidDel="009A169A">
          <w:delText>Since in most case switch port</w:delText>
        </w:r>
      </w:del>
      <w:ins w:id="1210" w:author="Guohan Lu" w:date="2015-05-19T09:51:00Z">
        <w:del w:id="1211" w:author="Matty Kadosh" w:date="2015-08-01T16:20:00Z">
          <w:r w:rsidR="00B3598D" w:rsidDel="009A169A">
            <w:delText>s</w:delText>
          </w:r>
        </w:del>
      </w:ins>
      <w:del w:id="1212" w:author="Matty Kadosh" w:date="2015-08-01T16:20:00Z">
        <w:r w:rsidDel="009A169A">
          <w:delText xml:space="preserve"> share the same buffer configuration</w:delText>
        </w:r>
        <w:r w:rsidR="00A42E6B" w:rsidDel="009A169A">
          <w:delText>,</w:delText>
        </w:r>
        <w:r w:rsidDel="009A169A">
          <w:delText xml:space="preserve"> SAI supports creating buffer profile</w:delText>
        </w:r>
      </w:del>
      <w:ins w:id="1213" w:author="Guohan Lu" w:date="2015-05-19T09:51:00Z">
        <w:del w:id="1214" w:author="Matty Kadosh" w:date="2015-08-01T16:20:00Z">
          <w:r w:rsidR="00B3598D" w:rsidDel="009A169A">
            <w:delText>s</w:delText>
          </w:r>
        </w:del>
      </w:ins>
      <w:del w:id="1215" w:author="Matty Kadosh" w:date="2015-08-01T16:20:00Z">
        <w:r w:rsidDel="009A169A">
          <w:delText xml:space="preserve"> and attaching those profile</w:delText>
        </w:r>
      </w:del>
      <w:ins w:id="1216" w:author="Guohan Lu" w:date="2015-05-19T09:52:00Z">
        <w:del w:id="1217" w:author="Matty Kadosh" w:date="2015-08-01T16:20:00Z">
          <w:r w:rsidR="00B3598D" w:rsidDel="009A169A">
            <w:delText>s</w:delText>
          </w:r>
        </w:del>
      </w:ins>
      <w:del w:id="1218" w:author="Matty Kadosh" w:date="2015-08-01T16:20:00Z">
        <w:r w:rsidDel="009A169A">
          <w:delText xml:space="preserve"> to a port ingress buffer</w:delText>
        </w:r>
      </w:del>
      <w:ins w:id="1219" w:author="Guohan Lu" w:date="2015-05-19T09:52:00Z">
        <w:del w:id="1220" w:author="Matty Kadosh" w:date="2015-08-01T16:20:00Z">
          <w:r w:rsidR="00B3598D" w:rsidDel="009A169A">
            <w:delText>PG</w:delText>
          </w:r>
        </w:del>
      </w:ins>
      <w:del w:id="1221" w:author="Matty Kadosh" w:date="2015-08-01T16:20:00Z">
        <w:r w:rsidDel="009A169A">
          <w:delText>, port TC</w:delText>
        </w:r>
      </w:del>
      <w:ins w:id="1222" w:author="Guohan Lu" w:date="2015-05-19T09:52:00Z">
        <w:del w:id="1223" w:author="Matty Kadosh" w:date="2015-08-01T16:20:00Z">
          <w:r w:rsidR="00B3598D" w:rsidDel="009A169A">
            <w:delText>egress queue</w:delText>
          </w:r>
        </w:del>
      </w:ins>
      <w:del w:id="1224" w:author="Matty Kadosh" w:date="2015-08-01T16:20:00Z">
        <w:r w:rsidR="00A42E6B" w:rsidDel="009A169A">
          <w:delText>.</w:delText>
        </w:r>
        <w:r w:rsidDel="009A169A">
          <w:delText xml:space="preserve"> </w:delText>
        </w:r>
        <w:r w:rsidR="006B533D" w:rsidDel="009A169A">
          <w:delText>When the attributes in a buffer profile change, all attached buffer</w:delText>
        </w:r>
        <w:r w:rsidR="00287CEF" w:rsidDel="009A169A">
          <w:delText>s</w:delText>
        </w:r>
        <w:r w:rsidR="006B533D" w:rsidDel="009A169A">
          <w:delText xml:space="preserve"> </w:delText>
        </w:r>
        <w:r w:rsidR="00287CEF" w:rsidDel="009A169A">
          <w:delText>get</w:delText>
        </w:r>
        <w:r w:rsidR="006B533D" w:rsidDel="009A169A">
          <w:delText xml:space="preserve"> affected.</w:delText>
        </w:r>
      </w:del>
    </w:p>
    <w:p w:rsidR="00D869A4" w:rsidDel="009A169A" w:rsidRDefault="00FC4E3E" w:rsidP="003A46A6">
      <w:pPr>
        <w:pStyle w:val="NoSpacing"/>
        <w:rPr>
          <w:del w:id="1225" w:author="Matty Kadosh" w:date="2015-08-01T16:20:00Z"/>
          <w:rFonts w:asciiTheme="minorHAnsi" w:hAnsiTheme="minorHAnsi" w:cstheme="minorHAnsi"/>
        </w:rPr>
      </w:pPr>
      <w:del w:id="1226" w:author="Matty Kadosh" w:date="2015-08-01T16:20:00Z">
        <w:r w:rsidDel="009A169A">
          <w:rPr>
            <w:rFonts w:cstheme="minorHAnsi"/>
          </w:rPr>
          <w:fldChar w:fldCharType="begin"/>
        </w:r>
        <w:r w:rsidDel="009A169A">
          <w:rPr>
            <w:rFonts w:cstheme="minorHAnsi"/>
          </w:rPr>
          <w:fldChar w:fldCharType="end"/>
        </w:r>
      </w:del>
      <w:del w:id="1227" w:author="Matty Kadosh" w:date="2015-05-20T12:55:00Z">
        <w:r w:rsidR="00A60E28" w:rsidDel="00FC4E3E">
          <w:rPr>
            <w:rFonts w:asciiTheme="minorHAnsi" w:hAnsiTheme="minorHAnsi" w:cstheme="minorHAnsi"/>
          </w:rPr>
          <w:object w:dxaOrig="15998" w:dyaOrig="10335" w14:anchorId="473D3297">
            <v:shape id="_x0000_i1037" type="#_x0000_t75" style="width:502.5pt;height:325.5pt" o:ole="">
              <v:imagedata r:id="rId42" o:title=""/>
            </v:shape>
            <o:OLEObject Type="Embed" ProgID="Visio.Drawing.11" ShapeID="_x0000_i1037" DrawAspect="Content" ObjectID="_1505224773" r:id="rId43"/>
          </w:object>
        </w:r>
      </w:del>
    </w:p>
    <w:p w:rsidR="00D869A4" w:rsidRPr="001053E1" w:rsidDel="009A169A" w:rsidRDefault="00D869A4" w:rsidP="003A46A6">
      <w:pPr>
        <w:pStyle w:val="NoSpacing"/>
        <w:rPr>
          <w:del w:id="1228" w:author="Matty Kadosh" w:date="2015-08-01T16:20:00Z"/>
          <w:rFonts w:asciiTheme="minorHAnsi" w:hAnsiTheme="minorHAnsi" w:cstheme="minorHAnsi"/>
        </w:rPr>
      </w:pPr>
    </w:p>
    <w:p w:rsidR="008F08E1" w:rsidDel="009A169A" w:rsidRDefault="00354F69" w:rsidP="00464E4A">
      <w:pPr>
        <w:pStyle w:val="Heading1"/>
        <w:rPr>
          <w:del w:id="1229" w:author="Matty Kadosh" w:date="2015-08-01T16:20:00Z"/>
        </w:rPr>
      </w:pPr>
      <w:del w:id="1230" w:author="Matty Kadosh" w:date="2015-08-01T16:20:00Z">
        <w:r w:rsidDel="009A169A">
          <w:delText>Specification</w:delText>
        </w:r>
      </w:del>
    </w:p>
    <w:p w:rsidR="00B51BB7" w:rsidRPr="00B51BB7" w:rsidDel="009A169A" w:rsidRDefault="00B51BB7" w:rsidP="00B51BB7">
      <w:pPr>
        <w:rPr>
          <w:del w:id="1231" w:author="Matty Kadosh" w:date="2015-08-01T16:20:00Z"/>
        </w:rPr>
      </w:pPr>
    </w:p>
    <w:p w:rsidR="00B51BB7" w:rsidDel="009A169A" w:rsidRDefault="00B51BB7" w:rsidP="00B51BB7">
      <w:pPr>
        <w:pStyle w:val="Heading2"/>
        <w:rPr>
          <w:del w:id="1232" w:author="Matty Kadosh" w:date="2015-08-01T16:20:00Z"/>
        </w:rPr>
      </w:pPr>
      <w:del w:id="1233" w:author="Matty Kadosh" w:date="2015-08-01T16:20:00Z">
        <w:r w:rsidDel="009A169A">
          <w:delText xml:space="preserve">New switch attributes  </w:delText>
        </w:r>
      </w:del>
    </w:p>
    <w:p w:rsidR="00E263B6" w:rsidRPr="00E263B6" w:rsidDel="009A169A" w:rsidRDefault="00E263B6" w:rsidP="00E263B6">
      <w:pPr>
        <w:rPr>
          <w:del w:id="1234" w:author="Matty Kadosh" w:date="2015-08-01T16:20:00Z"/>
        </w:rPr>
      </w:pPr>
    </w:p>
    <w:p w:rsidR="00B51BB7" w:rsidDel="009A169A" w:rsidRDefault="00B51BB7" w:rsidP="00B51BB7">
      <w:pPr>
        <w:pStyle w:val="code"/>
        <w:rPr>
          <w:del w:id="1235" w:author="Matty Kadosh" w:date="2015-08-01T16:20:00Z"/>
        </w:rPr>
      </w:pPr>
      <w:del w:id="1236" w:author="Matty Kadosh" w:date="2015-08-01T16:20:00Z">
        <w:r w:rsidRPr="001053E1" w:rsidDel="009A169A">
          <w:delText xml:space="preserve">/* </w:delText>
        </w:r>
        <w:r w:rsidDel="009A169A">
          <w:delText>READ-ONLY */</w:delText>
        </w:r>
      </w:del>
    </w:p>
    <w:p w:rsidR="00B51BB7" w:rsidDel="009A169A" w:rsidRDefault="00B51BB7" w:rsidP="00B51BB7">
      <w:pPr>
        <w:pStyle w:val="code"/>
        <w:rPr>
          <w:del w:id="1237" w:author="Matty Kadosh" w:date="2015-08-01T16:20:00Z"/>
        </w:rPr>
      </w:pPr>
      <w:del w:id="1238" w:author="Matty Kadosh" w:date="2015-08-01T16:20:00Z">
        <w:r w:rsidDel="009A169A">
          <w:delText xml:space="preserve">/* switch total buffer size in KB */   </w:delText>
        </w:r>
      </w:del>
    </w:p>
    <w:p w:rsidR="00B51BB7" w:rsidDel="009A169A" w:rsidRDefault="00B51BB7" w:rsidP="00B51BB7">
      <w:pPr>
        <w:pStyle w:val="code"/>
        <w:rPr>
          <w:del w:id="1239" w:author="Matty Kadosh" w:date="2015-08-01T16:20:00Z"/>
        </w:rPr>
      </w:pPr>
      <w:del w:id="1240"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TOTAL_BUFFER_SIZE,</w:delText>
        </w:r>
      </w:del>
    </w:p>
    <w:p w:rsidR="00B51BB7" w:rsidDel="009A169A" w:rsidRDefault="00B51BB7" w:rsidP="00B51BB7">
      <w:pPr>
        <w:pStyle w:val="code"/>
        <w:rPr>
          <w:del w:id="1241" w:author="Matty Kadosh" w:date="2015-08-01T16:20:00Z"/>
        </w:rPr>
      </w:pPr>
      <w:del w:id="1242" w:author="Matty Kadosh" w:date="2015-08-01T16:20:00Z">
        <w:r w:rsidDel="009A169A">
          <w:delText>/* switch number of</w:delText>
        </w:r>
        <w:r w:rsidR="007F5BFC" w:rsidDel="009A169A">
          <w:delText xml:space="preserve"> </w:delText>
        </w:r>
        <w:r w:rsidDel="009A169A">
          <w:delText xml:space="preserve">ingress buffer </w:delText>
        </w:r>
        <w:r w:rsidR="00E263B6" w:rsidDel="009A169A">
          <w:delText>pool</w:delText>
        </w:r>
        <w:r w:rsidDel="009A169A">
          <w:delText xml:space="preserve">  */   </w:delText>
        </w:r>
      </w:del>
    </w:p>
    <w:p w:rsidR="00B51BB7" w:rsidDel="009A169A" w:rsidRDefault="00B51BB7" w:rsidP="00B51BB7">
      <w:pPr>
        <w:pStyle w:val="code"/>
        <w:rPr>
          <w:del w:id="1243" w:author="Matty Kadosh" w:date="2015-08-01T16:20:00Z"/>
        </w:rPr>
      </w:pPr>
      <w:del w:id="1244"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INGRESS_BUFFER_</w:delText>
        </w:r>
        <w:r w:rsidR="00E263B6" w:rsidDel="009A169A">
          <w:delText>POOL</w:delText>
        </w:r>
        <w:r w:rsidDel="009A169A">
          <w:delText>_NUM,</w:delText>
        </w:r>
      </w:del>
    </w:p>
    <w:p w:rsidR="00B51BB7" w:rsidDel="009A169A" w:rsidRDefault="00B51BB7" w:rsidP="00B51BB7">
      <w:pPr>
        <w:pStyle w:val="code"/>
        <w:rPr>
          <w:del w:id="1245" w:author="Matty Kadosh" w:date="2015-08-01T16:20:00Z"/>
        </w:rPr>
      </w:pPr>
      <w:del w:id="1246" w:author="Matty Kadosh" w:date="2015-08-01T16:20:00Z">
        <w:r w:rsidDel="009A169A">
          <w:delText xml:space="preserve">/* switch number of egress buffer </w:delText>
        </w:r>
        <w:r w:rsidR="00E263B6" w:rsidDel="009A169A">
          <w:delText>pool</w:delText>
        </w:r>
        <w:r w:rsidDel="009A169A">
          <w:delText xml:space="preserve"> */   </w:delText>
        </w:r>
      </w:del>
    </w:p>
    <w:p w:rsidR="00B51BB7" w:rsidDel="009A169A" w:rsidRDefault="00B51BB7" w:rsidP="00B51BB7">
      <w:pPr>
        <w:pStyle w:val="code"/>
        <w:rPr>
          <w:del w:id="1247" w:author="Matty Kadosh" w:date="2015-08-01T16:20:00Z"/>
        </w:rPr>
      </w:pPr>
      <w:del w:id="1248"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EGRESS_BUFFER_</w:delText>
        </w:r>
        <w:r w:rsidR="00E263B6" w:rsidDel="009A169A">
          <w:delText>POOL</w:delText>
        </w:r>
        <w:r w:rsidDel="009A169A">
          <w:delText>_NUM,</w:delText>
        </w:r>
      </w:del>
    </w:p>
    <w:p w:rsidR="00B51BB7" w:rsidDel="009A169A" w:rsidRDefault="00B51BB7" w:rsidP="00B51BB7">
      <w:pPr>
        <w:pStyle w:val="code"/>
        <w:rPr>
          <w:del w:id="1249" w:author="Matty Kadosh" w:date="2015-08-01T16:20:00Z"/>
        </w:rPr>
      </w:pPr>
    </w:p>
    <w:p w:rsidR="00B51BB7" w:rsidDel="009A169A" w:rsidRDefault="00B51BB7" w:rsidP="00B51BB7">
      <w:pPr>
        <w:pStyle w:val="code"/>
        <w:rPr>
          <w:del w:id="1250" w:author="Matty Kadosh" w:date="2015-08-01T16:20:00Z"/>
        </w:rPr>
      </w:pPr>
    </w:p>
    <w:p w:rsidR="00B51BB7" w:rsidDel="009A169A" w:rsidRDefault="00B51BB7" w:rsidP="00B51BB7">
      <w:pPr>
        <w:pStyle w:val="code"/>
        <w:rPr>
          <w:del w:id="1251" w:author="Matty Kadosh" w:date="2015-08-01T16:20:00Z"/>
        </w:rPr>
      </w:pPr>
    </w:p>
    <w:p w:rsidR="00B51BB7" w:rsidRPr="001053E1" w:rsidDel="009A169A" w:rsidRDefault="00B51BB7" w:rsidP="00B51BB7">
      <w:pPr>
        <w:pStyle w:val="code"/>
        <w:rPr>
          <w:del w:id="1252" w:author="Matty Kadosh" w:date="2015-08-01T16:20:00Z"/>
        </w:rPr>
      </w:pPr>
    </w:p>
    <w:p w:rsidR="00E263B6" w:rsidRPr="00B51BB7" w:rsidDel="009A169A" w:rsidRDefault="00E263B6" w:rsidP="00E263B6">
      <w:pPr>
        <w:rPr>
          <w:del w:id="1253" w:author="Matty Kadosh" w:date="2015-08-01T16:20:00Z"/>
        </w:rPr>
      </w:pPr>
    </w:p>
    <w:p w:rsidR="00E263B6" w:rsidRPr="00464E4A" w:rsidDel="009A169A" w:rsidRDefault="00E263B6" w:rsidP="00E263B6">
      <w:pPr>
        <w:pStyle w:val="Heading2"/>
        <w:rPr>
          <w:del w:id="1254" w:author="Matty Kadosh" w:date="2015-08-01T16:20:00Z"/>
        </w:rPr>
      </w:pPr>
      <w:del w:id="1255" w:author="Matty Kadosh" w:date="2015-08-01T16:20:00Z">
        <w:r w:rsidDel="009A169A">
          <w:delText xml:space="preserve">New port attributes  </w:delText>
        </w:r>
      </w:del>
    </w:p>
    <w:p w:rsidR="00E263B6" w:rsidDel="009A169A" w:rsidRDefault="00E263B6" w:rsidP="00E263B6">
      <w:pPr>
        <w:pStyle w:val="code"/>
        <w:rPr>
          <w:del w:id="1256" w:author="Matty Kadosh" w:date="2015-08-01T16:20:00Z"/>
        </w:rPr>
      </w:pPr>
      <w:del w:id="1257" w:author="Matty Kadosh" w:date="2015-08-01T16:20:00Z">
        <w:r w:rsidRPr="001053E1" w:rsidDel="009A169A">
          <w:delText xml:space="preserve">/* </w:delText>
        </w:r>
        <w:r w:rsidDel="009A169A">
          <w:delText>READ-ONLY */</w:delText>
        </w:r>
      </w:del>
    </w:p>
    <w:p w:rsidR="00E263B6" w:rsidDel="009A169A" w:rsidRDefault="00E263B6" w:rsidP="00E263B6">
      <w:pPr>
        <w:pStyle w:val="code"/>
        <w:rPr>
          <w:del w:id="1258" w:author="Matty Kadosh" w:date="2015-08-01T16:20:00Z"/>
        </w:rPr>
      </w:pPr>
      <w:del w:id="1259" w:author="Matty Kadosh" w:date="2015-08-01T16:20:00Z">
        <w:r w:rsidRPr="001053E1" w:rsidDel="009A169A">
          <w:delText>SAI_</w:delText>
        </w:r>
        <w:r w:rsidR="00770F90" w:rsidDel="009A169A">
          <w:delText>PORT</w:delText>
        </w:r>
        <w:r w:rsidRPr="001053E1" w:rsidDel="009A169A">
          <w:delText>_</w:delText>
        </w:r>
        <w:r w:rsidR="007F5BFC" w:rsidDel="009A169A">
          <w:delText>ATTR_</w:delText>
        </w:r>
        <w:r w:rsidR="00A60E28" w:rsidDel="009A169A">
          <w:delText>PG</w:delText>
        </w:r>
        <w:r w:rsidDel="009A169A">
          <w:delText>_NUM,</w:delText>
        </w:r>
      </w:del>
    </w:p>
    <w:p w:rsidR="00E263B6" w:rsidDel="009A169A" w:rsidRDefault="00770F90" w:rsidP="00E263B6">
      <w:pPr>
        <w:pStyle w:val="code"/>
        <w:rPr>
          <w:del w:id="1260" w:author="Matty Kadosh" w:date="2015-08-01T16:20:00Z"/>
        </w:rPr>
      </w:pPr>
      <w:del w:id="1261" w:author="Matty Kadosh" w:date="2015-08-01T16:20:00Z">
        <w:r w:rsidDel="009A169A">
          <w:delText xml:space="preserve">/* list of igress buffer ID </w:delText>
        </w:r>
        <w:r w:rsidR="00E263B6" w:rsidDel="009A169A">
          <w:delText xml:space="preserve"> </w:delText>
        </w:r>
        <w:r w:rsidDel="009A169A">
          <w:delText>[sai_</w:delText>
        </w:r>
        <w:r w:rsidR="007F5BFC" w:rsidDel="009A169A">
          <w:delText>o</w:delText>
        </w:r>
        <w:r w:rsidDel="009A169A">
          <w:delText>bject_</w:delText>
        </w:r>
        <w:r w:rsidR="007F5BFC" w:rsidDel="009A169A">
          <w:delText>list</w:delText>
        </w:r>
        <w:r w:rsidDel="009A169A">
          <w:delText>_t]</w:delText>
        </w:r>
        <w:r w:rsidR="00E263B6" w:rsidDel="009A169A">
          <w:delText xml:space="preserve">*/   </w:delText>
        </w:r>
      </w:del>
    </w:p>
    <w:p w:rsidR="00770F90" w:rsidDel="009A169A" w:rsidRDefault="00770F90" w:rsidP="00770F90">
      <w:pPr>
        <w:pStyle w:val="code"/>
        <w:rPr>
          <w:del w:id="1262" w:author="Matty Kadosh" w:date="2015-08-01T16:20:00Z"/>
        </w:rPr>
      </w:pPr>
      <w:del w:id="1263" w:author="Matty Kadosh" w:date="2015-08-01T16:20:00Z">
        <w:r w:rsidRPr="001053E1" w:rsidDel="009A169A">
          <w:delText>SAI_</w:delText>
        </w:r>
        <w:r w:rsidDel="009A169A">
          <w:delText>PORT</w:delText>
        </w:r>
        <w:r w:rsidRPr="001053E1" w:rsidDel="009A169A">
          <w:delText>_</w:delText>
        </w:r>
        <w:r w:rsidR="007F5BFC" w:rsidDel="009A169A">
          <w:delText>ATTR</w:delText>
        </w:r>
        <w:r w:rsidR="00A60E28" w:rsidDel="009A169A">
          <w:delText>_PG</w:delText>
        </w:r>
        <w:r w:rsidDel="009A169A">
          <w:delText>_ID_LIST,</w:delText>
        </w:r>
      </w:del>
    </w:p>
    <w:p w:rsidR="00B3598D" w:rsidDel="009A169A" w:rsidRDefault="00770F90" w:rsidP="00770F90">
      <w:pPr>
        <w:pStyle w:val="code"/>
        <w:rPr>
          <w:ins w:id="1264" w:author="Guohan Lu" w:date="2015-05-19T09:56:00Z"/>
          <w:del w:id="1265" w:author="Matty Kadosh" w:date="2015-08-01T16:20:00Z"/>
        </w:rPr>
      </w:pPr>
      <w:del w:id="1266" w:author="Matty Kadosh" w:date="2015-08-01T16:20:00Z">
        <w:r w:rsidDel="009A169A">
          <w:delText xml:space="preserve">/* bit vector enable/disable port PFC </w:delText>
        </w:r>
      </w:del>
      <w:ins w:id="1267" w:author="Guohan Lu" w:date="2015-05-19T09:54:00Z">
        <w:del w:id="1268" w:author="Matty Kadosh" w:date="2015-08-01T16:20:00Z">
          <w:r w:rsidR="00B3598D" w:rsidDel="009A169A">
            <w:delText>[sai_uint</w:delText>
          </w:r>
        </w:del>
      </w:ins>
      <w:ins w:id="1269" w:author="Guohan Lu" w:date="2015-05-19T09:57:00Z">
        <w:del w:id="1270" w:author="Matty Kadosh" w:date="2015-08-01T16:20:00Z">
          <w:r w:rsidR="00B3598D" w:rsidDel="009A169A">
            <w:delText>8</w:delText>
          </w:r>
        </w:del>
      </w:ins>
      <w:ins w:id="1271" w:author="Guohan Lu" w:date="2015-05-19T09:54:00Z">
        <w:del w:id="1272" w:author="Matty Kadosh" w:date="2015-08-01T16:20:00Z">
          <w:r w:rsidR="00B3598D" w:rsidDel="009A169A">
            <w:delText>_t]</w:delText>
          </w:r>
        </w:del>
      </w:ins>
      <w:ins w:id="1273" w:author="Guohan Lu" w:date="2015-05-19T09:56:00Z">
        <w:del w:id="1274" w:author="Matty Kadosh" w:date="2015-08-01T16:20:00Z">
          <w:r w:rsidR="00B3598D" w:rsidDel="009A169A">
            <w:delText>.</w:delText>
          </w:r>
        </w:del>
      </w:ins>
    </w:p>
    <w:p w:rsidR="00770F90" w:rsidDel="009A169A" w:rsidRDefault="00B3598D">
      <w:pPr>
        <w:pStyle w:val="code"/>
        <w:rPr>
          <w:del w:id="1275" w:author="Matty Kadosh" w:date="2015-08-01T16:20:00Z"/>
        </w:rPr>
      </w:pPr>
      <w:ins w:id="1276" w:author="Guohan Lu" w:date="2015-05-19T09:56:00Z">
        <w:del w:id="1277" w:author="Matty Kadosh" w:date="2015-08-01T16:20:00Z">
          <w:r w:rsidRPr="00B3598D" w:rsidDel="009A169A">
            <w:delText>*</w:delText>
          </w:r>
        </w:del>
      </w:ins>
      <w:ins w:id="1278" w:author="Guohan Lu" w:date="2015-05-19T09:57:00Z">
        <w:del w:id="1279" w:author="Matty Kadosh" w:date="2015-08-01T16:20:00Z">
          <w:r w:rsidDel="009A169A">
            <w:delText xml:space="preserve"> </w:delText>
          </w:r>
        </w:del>
      </w:ins>
      <w:ins w:id="1280" w:author="Guohan Lu" w:date="2015-05-19T09:56:00Z">
        <w:del w:id="1281" w:author="Matty Kadosh" w:date="2015-08-01T16:20:00Z">
          <w:r w:rsidDel="009A169A">
            <w:delText xml:space="preserve">Valid from bit 0 to bit </w:delText>
          </w:r>
        </w:del>
      </w:ins>
      <w:ins w:id="1282" w:author="Guohan Lu" w:date="2015-05-19T09:57:00Z">
        <w:del w:id="1283" w:author="Matty Kadosh" w:date="2015-08-01T16:20:00Z">
          <w:r w:rsidDel="009A169A">
            <w:delText xml:space="preserve">7 </w:delText>
          </w:r>
        </w:del>
      </w:ins>
      <w:del w:id="1284" w:author="Matty Kadosh" w:date="2015-08-01T16:20:00Z">
        <w:r w:rsidR="00770F90" w:rsidDel="009A169A">
          <w:delText xml:space="preserve">*/   </w:delText>
        </w:r>
      </w:del>
    </w:p>
    <w:p w:rsidR="00770F90" w:rsidDel="009A169A" w:rsidRDefault="00770F90" w:rsidP="00770F90">
      <w:pPr>
        <w:pStyle w:val="code"/>
        <w:rPr>
          <w:del w:id="1285" w:author="Matty Kadosh" w:date="2015-08-01T16:20:00Z"/>
        </w:rPr>
      </w:pPr>
      <w:del w:id="1286" w:author="Matty Kadosh" w:date="2015-08-01T16:20:00Z">
        <w:r w:rsidRPr="001053E1" w:rsidDel="009A169A">
          <w:delText>SAI_</w:delText>
        </w:r>
        <w:r w:rsidDel="009A169A">
          <w:delText>PORT</w:delText>
        </w:r>
        <w:r w:rsidRPr="001053E1" w:rsidDel="009A169A">
          <w:delText>_</w:delText>
        </w:r>
        <w:r w:rsidR="007F5BFC" w:rsidDel="009A169A">
          <w:delText>ATTR_</w:delText>
        </w:r>
        <w:r w:rsidDel="009A169A">
          <w:delText>PER_PRIORETY_FLOW_CONTROL,</w:delText>
        </w:r>
      </w:del>
    </w:p>
    <w:p w:rsidR="00E263B6" w:rsidDel="009A169A" w:rsidRDefault="00E263B6" w:rsidP="00E263B6">
      <w:pPr>
        <w:pStyle w:val="code"/>
        <w:rPr>
          <w:del w:id="1287" w:author="Matty Kadosh" w:date="2015-08-01T16:20:00Z"/>
        </w:rPr>
      </w:pPr>
    </w:p>
    <w:p w:rsidR="00E263B6" w:rsidDel="009A169A" w:rsidRDefault="00E263B6" w:rsidP="00E263B6">
      <w:pPr>
        <w:pStyle w:val="code"/>
        <w:rPr>
          <w:del w:id="1288" w:author="Matty Kadosh" w:date="2015-08-01T16:20:00Z"/>
        </w:rPr>
      </w:pPr>
    </w:p>
    <w:p w:rsidR="00E263B6" w:rsidDel="009A169A" w:rsidRDefault="00E263B6" w:rsidP="00E263B6">
      <w:pPr>
        <w:pStyle w:val="code"/>
        <w:rPr>
          <w:del w:id="1289" w:author="Matty Kadosh" w:date="2015-08-01T16:20:00Z"/>
        </w:rPr>
      </w:pPr>
    </w:p>
    <w:p w:rsidR="00770F90" w:rsidRPr="00B51BB7" w:rsidDel="009A169A" w:rsidRDefault="00770F90" w:rsidP="00770F90">
      <w:pPr>
        <w:rPr>
          <w:del w:id="1290" w:author="Matty Kadosh" w:date="2015-08-01T16:20:00Z"/>
        </w:rPr>
      </w:pPr>
    </w:p>
    <w:p w:rsidR="00770F90" w:rsidDel="009A169A" w:rsidRDefault="00A60E28" w:rsidP="00770F90">
      <w:pPr>
        <w:pStyle w:val="Heading2"/>
        <w:numPr>
          <w:ilvl w:val="1"/>
          <w:numId w:val="17"/>
        </w:numPr>
        <w:rPr>
          <w:del w:id="1291" w:author="Matty Kadosh" w:date="2015-08-01T16:20:00Z"/>
        </w:rPr>
      </w:pPr>
      <w:del w:id="1292" w:author="Matty Kadosh" w:date="2015-08-01T16:20:00Z">
        <w:r w:rsidDel="009A169A">
          <w:delText xml:space="preserve">Ingress priority </w:delText>
        </w:r>
        <w:r w:rsidR="001A48E9" w:rsidDel="009A169A">
          <w:delText>group (</w:delText>
        </w:r>
        <w:r w:rsidDel="009A169A">
          <w:delText>PG)</w:delText>
        </w:r>
        <w:r w:rsidR="00770F90" w:rsidDel="009A169A">
          <w:delText xml:space="preserve"> configuration </w:delText>
        </w:r>
      </w:del>
    </w:p>
    <w:p w:rsidR="00770F90" w:rsidRPr="00770F90" w:rsidDel="009A169A" w:rsidRDefault="00770F90" w:rsidP="00770F90">
      <w:pPr>
        <w:rPr>
          <w:del w:id="1293" w:author="Matty Kadosh" w:date="2015-08-01T16:20:00Z"/>
        </w:rPr>
      </w:pPr>
    </w:p>
    <w:p w:rsidR="00770F90" w:rsidRPr="001053E1" w:rsidDel="009A169A" w:rsidRDefault="00770F90" w:rsidP="00770F90">
      <w:pPr>
        <w:pStyle w:val="code"/>
        <w:rPr>
          <w:del w:id="1294" w:author="Matty Kadosh" w:date="2015-08-01T16:20:00Z"/>
        </w:rPr>
      </w:pPr>
      <w:del w:id="1295" w:author="Matty Kadosh" w:date="2015-08-01T16:20:00Z">
        <w:r w:rsidRPr="001053E1" w:rsidDel="009A169A">
          <w:delText xml:space="preserve">/* </w:delText>
        </w:r>
        <w:r w:rsidDel="009A169A">
          <w:delText xml:space="preserve">buffer attribute </w:delText>
        </w:r>
        <w:r w:rsidRPr="001053E1" w:rsidDel="009A169A">
          <w:delText>*/</w:delText>
        </w:r>
      </w:del>
    </w:p>
    <w:p w:rsidR="00770F90" w:rsidRPr="001053E1" w:rsidDel="009A169A" w:rsidRDefault="00770F90" w:rsidP="00770F90">
      <w:pPr>
        <w:pStyle w:val="code"/>
        <w:rPr>
          <w:del w:id="1296" w:author="Matty Kadosh" w:date="2015-08-01T16:20:00Z"/>
        </w:rPr>
      </w:pPr>
      <w:del w:id="1297" w:author="Matty Kadosh" w:date="2015-08-01T16:20:00Z">
        <w:r w:rsidDel="009A169A">
          <w:delText xml:space="preserve">typedef struct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 xml:space="preserve">_t </w:delText>
        </w:r>
      </w:del>
    </w:p>
    <w:p w:rsidR="00770F90" w:rsidDel="009A169A" w:rsidRDefault="00770F90" w:rsidP="00770F90">
      <w:pPr>
        <w:pStyle w:val="code"/>
        <w:rPr>
          <w:del w:id="1298" w:author="Matty Kadosh" w:date="2015-08-01T16:20:00Z"/>
        </w:rPr>
      </w:pPr>
      <w:del w:id="1299" w:author="Matty Kadosh" w:date="2015-08-01T16:20:00Z">
        <w:r w:rsidRPr="001053E1" w:rsidDel="009A169A">
          <w:delText>{</w:delText>
        </w:r>
      </w:del>
    </w:p>
    <w:p w:rsidR="00770F90" w:rsidRPr="004232F9" w:rsidDel="009A169A" w:rsidRDefault="00770F90" w:rsidP="00770F90">
      <w:pPr>
        <w:pStyle w:val="code"/>
        <w:rPr>
          <w:del w:id="1300" w:author="Matty Kadosh" w:date="2015-08-01T16:20:00Z"/>
        </w:rPr>
      </w:pPr>
      <w:del w:id="1301" w:author="Matty Kadosh" w:date="2015-08-01T16:20:00Z">
        <w:r w:rsidDel="009A169A">
          <w:delText xml:space="preserve">    /* buffer p</w:delText>
        </w:r>
        <w:r w:rsidR="007F5BFC" w:rsidDel="009A169A">
          <w:delText>r</w:delText>
        </w:r>
        <w:r w:rsidDel="009A169A">
          <w:delText xml:space="preserve">ofile pointer </w:delText>
        </w:r>
        <w:r w:rsidDel="009A169A">
          <w:rPr>
            <w:szCs w:val="18"/>
          </w:rPr>
          <w:delText>[sai_object_id_t]</w:delText>
        </w:r>
      </w:del>
      <w:ins w:id="1302" w:author="Guohan Lu" w:date="2015-05-19T10:17:00Z">
        <w:del w:id="1303" w:author="Matty Kadosh" w:date="2015-08-01T16:20:00Z">
          <w:r w:rsidR="00250DF2" w:rsidDel="009A169A">
            <w:rPr>
              <w:szCs w:val="18"/>
            </w:rPr>
            <w:delText xml:space="preserve"> </w:delText>
          </w:r>
        </w:del>
      </w:ins>
      <w:del w:id="1304" w:author="Matty Kadosh" w:date="2015-08-01T16:20:00Z">
        <w:r w:rsidDel="009A169A">
          <w:delText>*/</w:delText>
        </w:r>
      </w:del>
    </w:p>
    <w:p w:rsidR="00770F90" w:rsidDel="009A169A" w:rsidRDefault="00770F90" w:rsidP="00770F90">
      <w:pPr>
        <w:pStyle w:val="code"/>
        <w:rPr>
          <w:del w:id="1305" w:author="Matty Kadosh" w:date="2015-08-01T16:20:00Z"/>
        </w:rPr>
      </w:pPr>
      <w:del w:id="1306" w:author="Matty Kadosh" w:date="2015-08-01T16:20:00Z">
        <w:r w:rsidDel="009A169A">
          <w:delText xml:space="preserve">    SAI_</w:delText>
        </w:r>
        <w:r w:rsidR="009624D7" w:rsidDel="009A169A">
          <w:delText>INGRESS_PRIORITY_GROUP_ATTR_BUFFER</w:delText>
        </w:r>
        <w:r w:rsidDel="009A169A">
          <w:delText xml:space="preserve">_PROFILE, </w:delText>
        </w:r>
      </w:del>
    </w:p>
    <w:p w:rsidR="00770F90" w:rsidDel="009A169A" w:rsidRDefault="00770F90" w:rsidP="00770F90">
      <w:pPr>
        <w:pStyle w:val="code"/>
        <w:rPr>
          <w:del w:id="1307" w:author="Matty Kadosh" w:date="2015-08-01T16:20:00Z"/>
        </w:rPr>
      </w:pPr>
      <w:del w:id="1308" w:author="Matty Kadosh" w:date="2015-08-01T16:20:00Z">
        <w:r w:rsidDel="009A169A">
          <w:delText xml:space="preserve">    </w:delText>
        </w:r>
      </w:del>
    </w:p>
    <w:p w:rsidR="00770F90" w:rsidDel="009A169A" w:rsidRDefault="00770F90" w:rsidP="00770F90">
      <w:pPr>
        <w:pStyle w:val="code"/>
        <w:rPr>
          <w:del w:id="1309" w:author="Matty Kadosh" w:date="2015-08-01T16:20:00Z"/>
        </w:rPr>
      </w:pPr>
    </w:p>
    <w:p w:rsidR="00770F90" w:rsidDel="009A169A" w:rsidRDefault="00770F90" w:rsidP="00770F90">
      <w:pPr>
        <w:pStyle w:val="code"/>
        <w:rPr>
          <w:del w:id="1310" w:author="Matty Kadosh" w:date="2015-08-01T16:20:00Z"/>
        </w:rPr>
      </w:pPr>
      <w:del w:id="1311" w:author="Matty Kadosh" w:date="2015-08-01T16:20:00Z">
        <w:r w:rsidDel="009A169A">
          <w:delText xml:space="preserve">}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_t;</w:delText>
        </w:r>
      </w:del>
    </w:p>
    <w:p w:rsidR="00770F90" w:rsidRPr="001053E1" w:rsidDel="009A169A" w:rsidRDefault="00770F90" w:rsidP="00770F90">
      <w:pPr>
        <w:pStyle w:val="code"/>
        <w:rPr>
          <w:del w:id="1312" w:author="Matty Kadosh" w:date="2015-08-01T16:20:00Z"/>
        </w:rPr>
      </w:pPr>
    </w:p>
    <w:p w:rsidR="00770F90" w:rsidRPr="007C0B8D" w:rsidDel="009A169A" w:rsidRDefault="00770F90" w:rsidP="00770F90">
      <w:pPr>
        <w:pStyle w:val="code"/>
        <w:rPr>
          <w:del w:id="1313" w:author="Matty Kadosh" w:date="2015-08-01T16:20:00Z"/>
        </w:rPr>
      </w:pPr>
      <w:del w:id="1314" w:author="Matty Kadosh" w:date="2015-08-01T16:20:00Z">
        <w:r w:rsidRPr="007C0B8D" w:rsidDel="009A169A">
          <w:delText>* Routine Description:</w:delText>
        </w:r>
      </w:del>
    </w:p>
    <w:p w:rsidR="00770F90" w:rsidRPr="007C0B8D" w:rsidDel="009A169A" w:rsidRDefault="00770F90" w:rsidP="00770F90">
      <w:pPr>
        <w:pStyle w:val="code"/>
        <w:rPr>
          <w:del w:id="1315" w:author="Matty Kadosh" w:date="2015-08-01T16:20:00Z"/>
        </w:rPr>
      </w:pPr>
      <w:del w:id="1316" w:author="Matty Kadosh" w:date="2015-08-01T16:20:00Z">
        <w:r w:rsidRPr="007C0B8D" w:rsidDel="009A169A">
          <w:delText xml:space="preserve">* set </w:delText>
        </w:r>
        <w:r w:rsidDel="009A169A">
          <w:delText xml:space="preserve">ingress </w:delText>
        </w:r>
        <w:r w:rsidR="001A48E9" w:rsidDel="009A169A">
          <w:delText>priority group</w:delText>
        </w:r>
        <w:r w:rsidDel="009A169A">
          <w:delText xml:space="preserve"> </w:delText>
        </w:r>
        <w:r w:rsidRPr="007C0B8D" w:rsidDel="009A169A">
          <w:delText>attributes.</w:delText>
        </w:r>
      </w:del>
    </w:p>
    <w:p w:rsidR="00770F90" w:rsidRPr="007C0B8D" w:rsidDel="009A169A" w:rsidRDefault="00770F90" w:rsidP="00770F90">
      <w:pPr>
        <w:pStyle w:val="code"/>
        <w:rPr>
          <w:del w:id="1317" w:author="Matty Kadosh" w:date="2015-08-01T16:20:00Z"/>
        </w:rPr>
      </w:pPr>
      <w:del w:id="1318" w:author="Matty Kadosh" w:date="2015-08-01T16:20:00Z">
        <w:r w:rsidRPr="007C0B8D" w:rsidDel="009A169A">
          <w:delText>* Arguments:</w:delText>
        </w:r>
      </w:del>
    </w:p>
    <w:p w:rsidR="00770F90" w:rsidRPr="007C0B8D" w:rsidDel="009A169A" w:rsidRDefault="00770F90" w:rsidP="00770F90">
      <w:pPr>
        <w:pStyle w:val="code"/>
        <w:rPr>
          <w:del w:id="1319" w:author="Matty Kadosh" w:date="2015-08-01T16:20:00Z"/>
        </w:rPr>
      </w:pPr>
      <w:del w:id="1320" w:author="Matty Kadosh" w:date="2015-08-01T16:20:00Z">
        <w:r w:rsidDel="009A169A">
          <w:delText>* [in] ingress_</w:delText>
        </w:r>
        <w:r w:rsidR="001A48E9" w:rsidDel="009A169A">
          <w:delText>pg</w:delText>
        </w:r>
        <w:r w:rsidDel="009A169A">
          <w:delText xml:space="preserve">_id – </w:delText>
        </w:r>
        <w:r w:rsidR="001A48E9" w:rsidDel="009A169A">
          <w:delText xml:space="preserve">ingress priority group </w:delText>
        </w:r>
        <w:r w:rsidRPr="007C0B8D" w:rsidDel="009A169A">
          <w:delText xml:space="preserve">id </w:delText>
        </w:r>
      </w:del>
    </w:p>
    <w:p w:rsidR="00770F90" w:rsidDel="009A169A" w:rsidRDefault="00770F90" w:rsidP="00770F90">
      <w:pPr>
        <w:pStyle w:val="code"/>
        <w:rPr>
          <w:del w:id="1321" w:author="Matty Kadosh" w:date="2015-08-01T16:20:00Z"/>
        </w:rPr>
      </w:pPr>
      <w:del w:id="132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rsidR="00770F90" w:rsidRPr="007C0B8D" w:rsidDel="009A169A" w:rsidRDefault="00770F90" w:rsidP="00770F90">
      <w:pPr>
        <w:pStyle w:val="code"/>
        <w:rPr>
          <w:del w:id="1323" w:author="Matty Kadosh" w:date="2015-08-01T16:20:00Z"/>
        </w:rPr>
      </w:pPr>
      <w:del w:id="1324"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rsidR="00770F90" w:rsidRPr="007C0B8D" w:rsidDel="009A169A" w:rsidRDefault="00770F90" w:rsidP="00770F90">
      <w:pPr>
        <w:pStyle w:val="code"/>
        <w:rPr>
          <w:del w:id="1325" w:author="Matty Kadosh" w:date="2015-08-01T16:20:00Z"/>
        </w:rPr>
      </w:pPr>
      <w:del w:id="1326" w:author="Matty Kadosh" w:date="2015-08-01T16:20:00Z">
        <w:r w:rsidRPr="007C0B8D" w:rsidDel="009A169A">
          <w:delText>*</w:delText>
        </w:r>
      </w:del>
    </w:p>
    <w:p w:rsidR="00770F90" w:rsidRPr="007C0B8D" w:rsidDel="009A169A" w:rsidRDefault="00770F90" w:rsidP="00770F90">
      <w:pPr>
        <w:pStyle w:val="code"/>
        <w:rPr>
          <w:del w:id="1327" w:author="Matty Kadosh" w:date="2015-08-01T16:20:00Z"/>
        </w:rPr>
      </w:pPr>
      <w:del w:id="1328" w:author="Matty Kadosh" w:date="2015-08-01T16:20:00Z">
        <w:r w:rsidRPr="007C0B8D" w:rsidDel="009A169A">
          <w:delText>* Return Values:</w:delText>
        </w:r>
      </w:del>
    </w:p>
    <w:p w:rsidR="00770F90" w:rsidRPr="007C0B8D" w:rsidDel="009A169A" w:rsidRDefault="00770F90" w:rsidP="00770F90">
      <w:pPr>
        <w:pStyle w:val="code"/>
        <w:rPr>
          <w:del w:id="1329" w:author="Matty Kadosh" w:date="2015-08-01T16:20:00Z"/>
        </w:rPr>
      </w:pPr>
      <w:del w:id="1330" w:author="Matty Kadosh" w:date="2015-08-01T16:20:00Z">
        <w:r w:rsidRPr="007C0B8D" w:rsidDel="009A169A">
          <w:delText>* SAI_STATUS_SUCCESS on success</w:delText>
        </w:r>
      </w:del>
    </w:p>
    <w:p w:rsidR="00770F90" w:rsidRPr="007C0B8D" w:rsidDel="009A169A" w:rsidRDefault="00770F90" w:rsidP="00770F90">
      <w:pPr>
        <w:pStyle w:val="code"/>
        <w:rPr>
          <w:del w:id="1331" w:author="Matty Kadosh" w:date="2015-08-01T16:20:00Z"/>
        </w:rPr>
      </w:pPr>
      <w:del w:id="1332" w:author="Matty Kadosh" w:date="2015-08-01T16:20:00Z">
        <w:r w:rsidRPr="007C0B8D" w:rsidDel="009A169A">
          <w:delText>* Failure status code on error</w:delText>
        </w:r>
      </w:del>
    </w:p>
    <w:p w:rsidR="00770F90" w:rsidRPr="007C0B8D" w:rsidDel="009A169A" w:rsidRDefault="00770F90" w:rsidP="00770F90">
      <w:pPr>
        <w:pStyle w:val="code"/>
        <w:rPr>
          <w:del w:id="1333" w:author="Matty Kadosh" w:date="2015-08-01T16:20:00Z"/>
        </w:rPr>
      </w:pPr>
      <w:del w:id="1334" w:author="Matty Kadosh" w:date="2015-08-01T16:20:00Z">
        <w:r w:rsidRPr="007C0B8D" w:rsidDel="009A169A">
          <w:delText>*/</w:delText>
        </w:r>
      </w:del>
    </w:p>
    <w:p w:rsidR="00770F90" w:rsidDel="009A169A" w:rsidRDefault="00770F90" w:rsidP="00770F90">
      <w:pPr>
        <w:pStyle w:val="code"/>
        <w:rPr>
          <w:del w:id="1335" w:author="Matty Kadosh" w:date="2015-08-01T16:20:00Z"/>
        </w:rPr>
      </w:pPr>
      <w:del w:id="1336" w:author="Matty Kadosh" w:date="2015-08-01T16:20:00Z">
        <w:r w:rsidRPr="007C0B8D" w:rsidDel="009A169A">
          <w:delText>typede</w:delText>
        </w:r>
        <w:r w:rsidDel="009A169A">
          <w:delText>f sai_status_t (*sai_set_ingress_</w:delText>
        </w:r>
        <w:r w:rsidR="004E3E3F" w:rsidDel="009A169A">
          <w:delText>priority_group</w:delText>
        </w:r>
        <w:r w:rsidDel="009A169A">
          <w:delText>_</w:delText>
        </w:r>
        <w:r w:rsidRPr="007C0B8D" w:rsidDel="009A169A">
          <w:delText>attr_fn)(</w:delText>
        </w:r>
      </w:del>
    </w:p>
    <w:p w:rsidR="00770F90" w:rsidDel="009A169A" w:rsidRDefault="00770F90" w:rsidP="00770F90">
      <w:pPr>
        <w:pStyle w:val="code"/>
        <w:rPr>
          <w:del w:id="1337" w:author="Matty Kadosh" w:date="2015-08-01T16:20:00Z"/>
        </w:rPr>
      </w:pPr>
      <w:del w:id="1338" w:author="Matty Kadosh" w:date="2015-08-01T16:20:00Z">
        <w:r w:rsidDel="009A169A">
          <w:delText xml:space="preserve">      </w:delText>
        </w:r>
        <w:r w:rsidDel="009A169A">
          <w:tab/>
        </w:r>
        <w:r w:rsidDel="009A169A">
          <w:tab/>
        </w:r>
        <w:r w:rsidDel="009A169A">
          <w:tab/>
          <w:delText xml:space="preserve"> _</w:delText>
        </w:r>
      </w:del>
      <w:ins w:id="1339" w:author="Guohan Lu" w:date="2015-05-18T10:55:00Z">
        <w:del w:id="1340" w:author="Matty Kadosh" w:date="2015-08-01T16:20:00Z">
          <w:r w:rsidR="00156250" w:rsidDel="009A169A">
            <w:delText>I</w:delText>
          </w:r>
        </w:del>
      </w:ins>
      <w:del w:id="1341" w:author="Matty Kadosh" w:date="2015-08-01T16:20:00Z">
        <w:r w:rsidDel="009A169A">
          <w:delText>in_ sai_object_id_t</w:delText>
        </w:r>
        <w:r w:rsidRPr="00EE6E17" w:rsidDel="009A169A">
          <w:delText xml:space="preserve"> </w:delText>
        </w:r>
        <w:r w:rsidR="001A48E9" w:rsidDel="009A169A">
          <w:delText xml:space="preserve"> ingress_pg_id</w:delText>
        </w:r>
        <w:r w:rsidDel="009A169A">
          <w:delText>,</w:delText>
        </w:r>
      </w:del>
    </w:p>
    <w:p w:rsidR="00770F90" w:rsidDel="009A169A" w:rsidRDefault="00770F90" w:rsidP="00770F90">
      <w:pPr>
        <w:pStyle w:val="code"/>
        <w:rPr>
          <w:del w:id="1342" w:author="Matty Kadosh" w:date="2015-08-01T16:20:00Z"/>
        </w:rPr>
      </w:pPr>
      <w:del w:id="1343" w:author="Matty Kadosh" w:date="2015-08-01T16:20:00Z">
        <w:r w:rsidDel="009A169A">
          <w:delText xml:space="preserve">    </w:delText>
        </w:r>
        <w:r w:rsidDel="009A169A">
          <w:tab/>
        </w:r>
        <w:r w:rsidDel="009A169A">
          <w:tab/>
          <w:delText xml:space="preserve"> </w:delText>
        </w:r>
        <w:r w:rsidDel="009A169A">
          <w:tab/>
          <w:delText xml:space="preserve"> _In_ </w:delText>
        </w:r>
      </w:del>
      <w:ins w:id="1344" w:author="Guohan Lu" w:date="2015-05-18T10:55:00Z">
        <w:del w:id="1345" w:author="Matty Kadosh" w:date="2015-08-01T16:20:00Z">
          <w:r w:rsidR="008250A7" w:rsidDel="009A169A">
            <w:delText xml:space="preserve">const </w:delText>
          </w:r>
        </w:del>
      </w:ins>
      <w:del w:id="1346" w:author="Matty Kadosh" w:date="2015-08-01T16:20:00Z">
        <w:r w:rsidDel="009A169A">
          <w:delText>sai_attr_t * attr);</w:delText>
        </w:r>
      </w:del>
    </w:p>
    <w:p w:rsidR="00770F90" w:rsidDel="009A169A" w:rsidRDefault="00770F90" w:rsidP="00770F90">
      <w:pPr>
        <w:pStyle w:val="code"/>
        <w:rPr>
          <w:del w:id="1347" w:author="Matty Kadosh" w:date="2015-08-01T16:20:00Z"/>
        </w:rPr>
      </w:pPr>
      <w:del w:id="1348" w:author="Matty Kadosh" w:date="2015-08-01T16:20:00Z">
        <w:r w:rsidDel="009A169A">
          <w:delText>);</w:delText>
        </w:r>
      </w:del>
    </w:p>
    <w:p w:rsidR="00770F90" w:rsidDel="009A169A" w:rsidRDefault="00770F90" w:rsidP="00770F90">
      <w:pPr>
        <w:pStyle w:val="code"/>
        <w:rPr>
          <w:del w:id="1349" w:author="Matty Kadosh" w:date="2015-08-01T16:20:00Z"/>
        </w:rPr>
      </w:pPr>
    </w:p>
    <w:p w:rsidR="00770F90" w:rsidRPr="007C0B8D" w:rsidDel="009A169A" w:rsidRDefault="00770F90" w:rsidP="00770F90">
      <w:pPr>
        <w:pStyle w:val="code"/>
        <w:rPr>
          <w:del w:id="1350" w:author="Matty Kadosh" w:date="2015-08-01T16:20:00Z"/>
        </w:rPr>
      </w:pPr>
      <w:del w:id="1351" w:author="Matty Kadosh" w:date="2015-08-01T16:20:00Z">
        <w:r w:rsidRPr="007C0B8D" w:rsidDel="009A169A">
          <w:delText>/*</w:delText>
        </w:r>
      </w:del>
    </w:p>
    <w:p w:rsidR="00770F90" w:rsidRPr="007C0B8D" w:rsidDel="009A169A" w:rsidRDefault="00770F90" w:rsidP="00770F90">
      <w:pPr>
        <w:pStyle w:val="code"/>
        <w:rPr>
          <w:del w:id="1352" w:author="Matty Kadosh" w:date="2015-08-01T16:20:00Z"/>
        </w:rPr>
      </w:pPr>
      <w:del w:id="1353" w:author="Matty Kadosh" w:date="2015-08-01T16:20:00Z">
        <w:r w:rsidRPr="007C0B8D" w:rsidDel="009A169A">
          <w:delText>* Routine Description:</w:delText>
        </w:r>
      </w:del>
    </w:p>
    <w:p w:rsidR="00770F90" w:rsidRPr="007C0B8D" w:rsidDel="009A169A" w:rsidRDefault="00770F90" w:rsidP="00770F90">
      <w:pPr>
        <w:pStyle w:val="code"/>
        <w:rPr>
          <w:del w:id="1354" w:author="Matty Kadosh" w:date="2015-08-01T16:20:00Z"/>
        </w:rPr>
      </w:pPr>
      <w:del w:id="1355" w:author="Matty Kadosh" w:date="2015-08-01T16:20:00Z">
        <w:r w:rsidDel="009A169A">
          <w:delText>* get</w:delText>
        </w:r>
        <w:r w:rsidRPr="007C0B8D" w:rsidDel="009A169A">
          <w:delText xml:space="preserve"> </w:delText>
        </w:r>
        <w:r w:rsidR="001A48E9" w:rsidDel="009A169A">
          <w:delText xml:space="preserve">ingress priority group </w:delText>
        </w:r>
        <w:r w:rsidRPr="007C0B8D" w:rsidDel="009A169A">
          <w:delText>attributes.</w:delText>
        </w:r>
      </w:del>
    </w:p>
    <w:p w:rsidR="00770F90" w:rsidRPr="007C0B8D" w:rsidDel="009A169A" w:rsidRDefault="00770F90" w:rsidP="00770F90">
      <w:pPr>
        <w:pStyle w:val="code"/>
        <w:rPr>
          <w:del w:id="1356" w:author="Matty Kadosh" w:date="2015-08-01T16:20:00Z"/>
        </w:rPr>
      </w:pPr>
      <w:del w:id="1357" w:author="Matty Kadosh" w:date="2015-08-01T16:20:00Z">
        <w:r w:rsidRPr="007C0B8D" w:rsidDel="009A169A">
          <w:delText>* Arguments:</w:delText>
        </w:r>
      </w:del>
    </w:p>
    <w:p w:rsidR="00770F90" w:rsidRPr="007C0B8D" w:rsidDel="009A169A" w:rsidRDefault="00770F90">
      <w:pPr>
        <w:pStyle w:val="code"/>
        <w:rPr>
          <w:del w:id="1358" w:author="Matty Kadosh" w:date="2015-08-01T16:20:00Z"/>
        </w:rPr>
      </w:pPr>
      <w:del w:id="1359" w:author="Matty Kadosh" w:date="2015-08-01T16:20:00Z">
        <w:r w:rsidDel="009A169A">
          <w:delText xml:space="preserve">* [in] </w:delText>
        </w:r>
        <w:r w:rsidR="001A48E9" w:rsidDel="009A169A">
          <w:delText xml:space="preserve">ingress_pg_id – ingress priority group </w:delText>
        </w:r>
        <w:r w:rsidR="001A48E9" w:rsidRPr="007C0B8D" w:rsidDel="009A169A">
          <w:delText xml:space="preserve">id </w:delText>
        </w:r>
      </w:del>
    </w:p>
    <w:p w:rsidR="00770F90" w:rsidDel="009A169A" w:rsidRDefault="00770F90" w:rsidP="00770F90">
      <w:pPr>
        <w:pStyle w:val="code"/>
        <w:rPr>
          <w:del w:id="1360" w:author="Matty Kadosh" w:date="2015-08-01T16:20:00Z"/>
        </w:rPr>
      </w:pPr>
      <w:del w:id="1361"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rsidR="00770F90" w:rsidRPr="007C0B8D" w:rsidDel="009A169A" w:rsidRDefault="00770F90" w:rsidP="00770F90">
      <w:pPr>
        <w:pStyle w:val="code"/>
        <w:rPr>
          <w:del w:id="1362" w:author="Matty Kadosh" w:date="2015-08-01T16:20:00Z"/>
        </w:rPr>
      </w:pPr>
      <w:del w:id="1363"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rsidR="00770F90" w:rsidRPr="007C0B8D" w:rsidDel="009A169A" w:rsidRDefault="00770F90" w:rsidP="00770F90">
      <w:pPr>
        <w:pStyle w:val="code"/>
        <w:rPr>
          <w:del w:id="1364" w:author="Matty Kadosh" w:date="2015-08-01T16:20:00Z"/>
        </w:rPr>
      </w:pPr>
      <w:del w:id="1365" w:author="Matty Kadosh" w:date="2015-08-01T16:20:00Z">
        <w:r w:rsidRPr="007C0B8D" w:rsidDel="009A169A">
          <w:delText>*</w:delText>
        </w:r>
      </w:del>
    </w:p>
    <w:p w:rsidR="00770F90" w:rsidRPr="007C0B8D" w:rsidDel="009A169A" w:rsidRDefault="00770F90" w:rsidP="00770F90">
      <w:pPr>
        <w:pStyle w:val="code"/>
        <w:rPr>
          <w:del w:id="1366" w:author="Matty Kadosh" w:date="2015-08-01T16:20:00Z"/>
        </w:rPr>
      </w:pPr>
      <w:del w:id="1367" w:author="Matty Kadosh" w:date="2015-08-01T16:20:00Z">
        <w:r w:rsidRPr="007C0B8D" w:rsidDel="009A169A">
          <w:delText>* Return Values:</w:delText>
        </w:r>
      </w:del>
    </w:p>
    <w:p w:rsidR="00770F90" w:rsidRPr="007C0B8D" w:rsidDel="009A169A" w:rsidRDefault="00770F90" w:rsidP="00770F90">
      <w:pPr>
        <w:pStyle w:val="code"/>
        <w:rPr>
          <w:del w:id="1368" w:author="Matty Kadosh" w:date="2015-08-01T16:20:00Z"/>
        </w:rPr>
      </w:pPr>
      <w:del w:id="1369" w:author="Matty Kadosh" w:date="2015-08-01T16:20:00Z">
        <w:r w:rsidRPr="007C0B8D" w:rsidDel="009A169A">
          <w:delText>* SAI_STATUS_SUCCESS on success</w:delText>
        </w:r>
      </w:del>
    </w:p>
    <w:p w:rsidR="00770F90" w:rsidRPr="007C0B8D" w:rsidDel="009A169A" w:rsidRDefault="00770F90" w:rsidP="00770F90">
      <w:pPr>
        <w:pStyle w:val="code"/>
        <w:rPr>
          <w:del w:id="1370" w:author="Matty Kadosh" w:date="2015-08-01T16:20:00Z"/>
        </w:rPr>
      </w:pPr>
      <w:del w:id="1371" w:author="Matty Kadosh" w:date="2015-08-01T16:20:00Z">
        <w:r w:rsidRPr="007C0B8D" w:rsidDel="009A169A">
          <w:delText>* Failure status code on error</w:delText>
        </w:r>
      </w:del>
    </w:p>
    <w:p w:rsidR="00770F90" w:rsidRPr="007C0B8D" w:rsidDel="009A169A" w:rsidRDefault="00770F90" w:rsidP="00770F90">
      <w:pPr>
        <w:pStyle w:val="code"/>
        <w:rPr>
          <w:del w:id="1372" w:author="Matty Kadosh" w:date="2015-08-01T16:20:00Z"/>
        </w:rPr>
      </w:pPr>
      <w:del w:id="1373" w:author="Matty Kadosh" w:date="2015-08-01T16:20:00Z">
        <w:r w:rsidRPr="007C0B8D" w:rsidDel="009A169A">
          <w:delText>*/</w:delText>
        </w:r>
      </w:del>
    </w:p>
    <w:p w:rsidR="00770F90" w:rsidDel="009A169A" w:rsidRDefault="00770F90">
      <w:pPr>
        <w:pStyle w:val="code"/>
        <w:rPr>
          <w:del w:id="1374" w:author="Matty Kadosh" w:date="2015-08-01T16:20:00Z"/>
        </w:rPr>
      </w:pPr>
      <w:del w:id="1375" w:author="Matty Kadosh" w:date="2015-08-01T16:20:00Z">
        <w:r w:rsidDel="009A169A">
          <w:delText>typedef sai_status_t (*sai_g</w:delText>
        </w:r>
        <w:r w:rsidRPr="007C0B8D" w:rsidDel="009A169A">
          <w:delText>et_</w:delText>
        </w:r>
        <w:r w:rsidR="001A48E9" w:rsidDel="009A169A">
          <w:delText xml:space="preserve">ingress_priority_group </w:delText>
        </w:r>
        <w:r w:rsidR="00A50640" w:rsidDel="009A169A">
          <w:delText>_attr</w:delText>
        </w:r>
        <w:r w:rsidRPr="007C0B8D" w:rsidDel="009A169A">
          <w:delText>_fn)(</w:delText>
        </w:r>
      </w:del>
    </w:p>
    <w:p w:rsidR="00770F90" w:rsidDel="009A169A" w:rsidRDefault="00770F90" w:rsidP="00770F90">
      <w:pPr>
        <w:pStyle w:val="code"/>
        <w:rPr>
          <w:del w:id="1376" w:author="Matty Kadosh" w:date="2015-08-01T16:20:00Z"/>
        </w:rPr>
      </w:pPr>
      <w:del w:id="1377" w:author="Matty Kadosh" w:date="2015-08-01T16:20:00Z">
        <w:r w:rsidDel="009A169A">
          <w:delText xml:space="preserve">      </w:delText>
        </w:r>
        <w:r w:rsidDel="009A169A">
          <w:tab/>
        </w:r>
        <w:r w:rsidDel="009A169A">
          <w:tab/>
        </w:r>
        <w:r w:rsidDel="009A169A">
          <w:tab/>
          <w:delText xml:space="preserve"> _</w:delText>
        </w:r>
      </w:del>
      <w:ins w:id="1378" w:author="Guohan Lu" w:date="2015-05-18T10:55:00Z">
        <w:del w:id="1379" w:author="Matty Kadosh" w:date="2015-08-01T16:20:00Z">
          <w:r w:rsidR="00156250" w:rsidDel="009A169A">
            <w:delText>I</w:delText>
          </w:r>
        </w:del>
      </w:ins>
      <w:del w:id="1380" w:author="Matty Kadosh" w:date="2015-08-01T16:20:00Z">
        <w:r w:rsidDel="009A169A">
          <w:delText>in_ sai_object_id_t*</w:delText>
        </w:r>
        <w:r w:rsidRPr="00EE6E17" w:rsidDel="009A169A">
          <w:delText xml:space="preserve"> </w:delText>
        </w:r>
        <w:r w:rsidDel="009A169A">
          <w:delText>ingress_</w:delText>
        </w:r>
        <w:r w:rsidR="001A48E9" w:rsidDel="009A169A">
          <w:delText>pg</w:delText>
        </w:r>
        <w:r w:rsidDel="009A169A">
          <w:delText>_id,</w:delText>
        </w:r>
      </w:del>
    </w:p>
    <w:p w:rsidR="00770F90" w:rsidDel="009A169A" w:rsidRDefault="00770F90" w:rsidP="00770F90">
      <w:pPr>
        <w:pStyle w:val="code"/>
        <w:rPr>
          <w:del w:id="1381" w:author="Matty Kadosh" w:date="2015-08-01T16:20:00Z"/>
        </w:rPr>
      </w:pPr>
      <w:del w:id="1382" w:author="Matty Kadosh" w:date="2015-08-01T16:20:00Z">
        <w:r w:rsidDel="009A169A">
          <w:delText xml:space="preserve">    </w:delText>
        </w:r>
        <w:r w:rsidDel="009A169A">
          <w:tab/>
        </w:r>
        <w:r w:rsidDel="009A169A">
          <w:tab/>
        </w:r>
        <w:r w:rsidDel="009A169A">
          <w:tab/>
          <w:delText xml:space="preserve"> _In_ int attr_count,</w:delText>
        </w:r>
      </w:del>
    </w:p>
    <w:p w:rsidR="00770F90" w:rsidDel="009A169A" w:rsidRDefault="00770F90" w:rsidP="00770F90">
      <w:pPr>
        <w:pStyle w:val="code"/>
        <w:rPr>
          <w:del w:id="1383" w:author="Matty Kadosh" w:date="2015-08-01T16:20:00Z"/>
        </w:rPr>
      </w:pPr>
      <w:del w:id="1384"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rsidR="00770F90" w:rsidDel="009A169A" w:rsidRDefault="00770F90" w:rsidP="00770F90">
      <w:pPr>
        <w:pStyle w:val="code"/>
        <w:rPr>
          <w:del w:id="1385" w:author="Matty Kadosh" w:date="2015-08-01T16:20:00Z"/>
        </w:rPr>
      </w:pPr>
      <w:del w:id="1386" w:author="Matty Kadosh" w:date="2015-08-01T16:20:00Z">
        <w:r w:rsidDel="009A169A">
          <w:delText>);</w:delText>
        </w:r>
      </w:del>
    </w:p>
    <w:p w:rsidR="00770F90" w:rsidDel="009A169A" w:rsidRDefault="00770F90" w:rsidP="00770F90">
      <w:pPr>
        <w:pStyle w:val="code"/>
        <w:rPr>
          <w:del w:id="1387" w:author="Matty Kadosh" w:date="2015-08-01T16:20:00Z"/>
        </w:rPr>
      </w:pPr>
    </w:p>
    <w:p w:rsidR="00770F90" w:rsidDel="009A169A" w:rsidRDefault="00770F90" w:rsidP="00770F90">
      <w:pPr>
        <w:pStyle w:val="code"/>
        <w:rPr>
          <w:del w:id="1388" w:author="Matty Kadosh" w:date="2015-08-01T16:20:00Z"/>
        </w:rPr>
      </w:pPr>
    </w:p>
    <w:p w:rsidR="00770F90" w:rsidRPr="00770F90" w:rsidDel="009A169A" w:rsidRDefault="00770F90" w:rsidP="00770F90">
      <w:pPr>
        <w:rPr>
          <w:del w:id="1389" w:author="Matty Kadosh" w:date="2015-08-01T16:20:00Z"/>
        </w:rPr>
      </w:pPr>
    </w:p>
    <w:p w:rsidR="00B51BB7" w:rsidRPr="00B51BB7" w:rsidDel="009A169A" w:rsidRDefault="00B51BB7" w:rsidP="00B51BB7">
      <w:pPr>
        <w:rPr>
          <w:del w:id="1390" w:author="Matty Kadosh" w:date="2015-08-01T16:20:00Z"/>
        </w:rPr>
      </w:pPr>
    </w:p>
    <w:p w:rsidR="00464E4A" w:rsidRPr="00464E4A" w:rsidDel="009A169A" w:rsidRDefault="00B51BB7" w:rsidP="007C0B8D">
      <w:pPr>
        <w:pStyle w:val="Heading2"/>
        <w:rPr>
          <w:del w:id="1391" w:author="Matty Kadosh" w:date="2015-08-01T16:20:00Z"/>
        </w:rPr>
      </w:pPr>
      <w:del w:id="1392" w:author="Matty Kadosh" w:date="2015-08-01T16:20:00Z">
        <w:r w:rsidDel="009A169A">
          <w:delText xml:space="preserve">Buffer </w:delText>
        </w:r>
        <w:r w:rsidR="00E263B6" w:rsidDel="009A169A">
          <w:delText>pool</w:delText>
        </w:r>
        <w:r w:rsidDel="009A169A">
          <w:delText xml:space="preserve"> configuration</w:delText>
        </w:r>
        <w:r w:rsidR="00464E4A" w:rsidDel="009A169A">
          <w:delText xml:space="preserve"> </w:delText>
        </w:r>
      </w:del>
    </w:p>
    <w:p w:rsidR="005C2C13" w:rsidDel="009A169A" w:rsidRDefault="005C2C13" w:rsidP="00C82EF0">
      <w:pPr>
        <w:pStyle w:val="code"/>
        <w:rPr>
          <w:del w:id="1393" w:author="Matty Kadosh" w:date="2015-08-01T16:20:00Z"/>
        </w:rPr>
      </w:pPr>
    </w:p>
    <w:p w:rsidR="005C2C13" w:rsidDel="009A169A" w:rsidRDefault="005C2C13" w:rsidP="00C82EF0">
      <w:pPr>
        <w:pStyle w:val="code"/>
        <w:rPr>
          <w:del w:id="1394" w:author="Matty Kadosh" w:date="2015-08-01T16:20:00Z"/>
        </w:rPr>
      </w:pPr>
    </w:p>
    <w:p w:rsidR="00F959CF" w:rsidRPr="001053E1" w:rsidDel="009A169A" w:rsidRDefault="00F959CF" w:rsidP="00C82EF0">
      <w:pPr>
        <w:pStyle w:val="code"/>
        <w:rPr>
          <w:del w:id="1395" w:author="Matty Kadosh" w:date="2015-08-01T16:20:00Z"/>
        </w:rPr>
      </w:pPr>
      <w:del w:id="1396" w:author="Matty Kadosh" w:date="2015-08-01T16:20:00Z">
        <w:r w:rsidRPr="001053E1" w:rsidDel="009A169A">
          <w:delText>typedef enum _sai_</w:delText>
        </w:r>
        <w:r w:rsidDel="009A169A">
          <w:delText>buffer</w:delText>
        </w:r>
        <w:r w:rsidRPr="001053E1" w:rsidDel="009A169A">
          <w:delText>_</w:delText>
        </w:r>
        <w:r w:rsidR="00E263B6" w:rsidDel="009A169A">
          <w:delText>pool</w:delText>
        </w:r>
        <w:r w:rsidR="00FD2BB7" w:rsidDel="009A169A">
          <w:delText>_</w:delText>
        </w:r>
        <w:r w:rsidR="00E7119B" w:rsidDel="009A169A">
          <w:delText>type</w:delText>
        </w:r>
        <w:r w:rsidDel="009A169A">
          <w:delText>_</w:delText>
        </w:r>
        <w:r w:rsidRPr="001053E1" w:rsidDel="009A169A">
          <w:delText>t</w:delText>
        </w:r>
      </w:del>
    </w:p>
    <w:p w:rsidR="00F959CF" w:rsidRPr="001053E1" w:rsidDel="009A169A" w:rsidRDefault="00F959CF" w:rsidP="00C82EF0">
      <w:pPr>
        <w:pStyle w:val="code"/>
        <w:rPr>
          <w:del w:id="1397" w:author="Matty Kadosh" w:date="2015-08-01T16:20:00Z"/>
        </w:rPr>
      </w:pPr>
      <w:del w:id="1398" w:author="Matty Kadosh" w:date="2015-08-01T16:20:00Z">
        <w:r w:rsidRPr="001053E1" w:rsidDel="009A169A">
          <w:delText>{</w:delText>
        </w:r>
      </w:del>
    </w:p>
    <w:p w:rsidR="00F959CF" w:rsidRPr="001053E1" w:rsidDel="009A169A" w:rsidRDefault="00F959CF" w:rsidP="00C82EF0">
      <w:pPr>
        <w:pStyle w:val="code"/>
        <w:rPr>
          <w:del w:id="1399" w:author="Matty Kadosh" w:date="2015-08-01T16:20:00Z"/>
        </w:rPr>
      </w:pPr>
      <w:del w:id="1400" w:author="Matty Kadosh" w:date="2015-08-01T16:20:00Z">
        <w:r w:rsidRPr="001053E1" w:rsidDel="009A169A">
          <w:delText xml:space="preserve">    /* Ingress </w:delText>
        </w:r>
        <w:r w:rsidDel="009A169A">
          <w:delText>buffer</w:delText>
        </w:r>
      </w:del>
      <w:ins w:id="1401" w:author="Guohan Lu" w:date="2015-05-18T11:01:00Z">
        <w:del w:id="1402" w:author="Matty Kadosh" w:date="2015-08-01T16:20:00Z">
          <w:r w:rsidR="00EB04E6" w:rsidDel="009A169A">
            <w:delText xml:space="preserve"> pool</w:delText>
          </w:r>
        </w:del>
      </w:ins>
      <w:del w:id="1403" w:author="Matty Kadosh" w:date="2015-08-01T16:20:00Z">
        <w:r w:rsidDel="009A169A">
          <w:delText xml:space="preserve">s </w:delText>
        </w:r>
        <w:r w:rsidRPr="001053E1" w:rsidDel="009A169A">
          <w:delText>*/</w:delText>
        </w:r>
      </w:del>
    </w:p>
    <w:p w:rsidR="007F5BFC" w:rsidDel="009A169A" w:rsidRDefault="00F959CF" w:rsidP="009624D7">
      <w:pPr>
        <w:pStyle w:val="code"/>
        <w:ind w:firstLine="405"/>
        <w:rPr>
          <w:del w:id="1404" w:author="Matty Kadosh" w:date="2015-08-01T16:20:00Z"/>
        </w:rPr>
      </w:pPr>
      <w:del w:id="1405" w:author="Matty Kadosh" w:date="2015-08-01T16:20:00Z">
        <w:r w:rsidRPr="001053E1" w:rsidDel="009A169A">
          <w:delText>SAI_</w:delText>
        </w:r>
        <w:r w:rsidDel="009A169A">
          <w:delText>BUFFER</w:delText>
        </w:r>
        <w:r w:rsidRPr="001053E1" w:rsidDel="009A169A">
          <w:delText>_</w:delText>
        </w:r>
        <w:r w:rsidR="00E263B6" w:rsidDel="009A169A">
          <w:delText>POOL</w:delText>
        </w:r>
        <w:r w:rsidDel="009A169A">
          <w:delText>_INGRESS,</w:delText>
        </w:r>
      </w:del>
    </w:p>
    <w:p w:rsidR="00F959CF" w:rsidRPr="001053E1" w:rsidDel="009A169A" w:rsidRDefault="00F959CF" w:rsidP="009624D7">
      <w:pPr>
        <w:pStyle w:val="code"/>
        <w:ind w:firstLine="405"/>
        <w:rPr>
          <w:del w:id="1406" w:author="Matty Kadosh" w:date="2015-08-01T16:20:00Z"/>
        </w:rPr>
      </w:pPr>
    </w:p>
    <w:p w:rsidR="007F5BFC" w:rsidRPr="001053E1" w:rsidDel="009A169A" w:rsidRDefault="00F959CF" w:rsidP="009624D7">
      <w:pPr>
        <w:pStyle w:val="code"/>
        <w:ind w:firstLine="405"/>
        <w:rPr>
          <w:del w:id="1407" w:author="Matty Kadosh" w:date="2015-08-01T16:20:00Z"/>
        </w:rPr>
      </w:pPr>
      <w:del w:id="1408" w:author="Matty Kadosh" w:date="2015-08-01T16:20:00Z">
        <w:r w:rsidRPr="001053E1" w:rsidDel="009A169A">
          <w:delText xml:space="preserve">/* </w:delText>
        </w:r>
        <w:r w:rsidDel="009A169A">
          <w:delText>Egr</w:delText>
        </w:r>
        <w:r w:rsidRPr="001053E1" w:rsidDel="009A169A">
          <w:delText xml:space="preserve">ess </w:delText>
        </w:r>
      </w:del>
      <w:ins w:id="1409" w:author="Guohan Lu" w:date="2015-05-18T11:01:00Z">
        <w:del w:id="1410" w:author="Matty Kadosh" w:date="2015-08-01T16:20:00Z">
          <w:r w:rsidR="00EB04E6" w:rsidDel="009A169A">
            <w:delText>buffer pool</w:delText>
          </w:r>
        </w:del>
      </w:ins>
      <w:del w:id="1411" w:author="Matty Kadosh" w:date="2015-08-01T16:20:00Z">
        <w:r w:rsidR="00E7119B" w:rsidDel="009A169A">
          <w:delText xml:space="preserve">unicast egress </w:delText>
        </w:r>
        <w:r w:rsidR="00E263B6" w:rsidDel="009A169A">
          <w:delText>pool</w:delText>
        </w:r>
        <w:r w:rsidDel="009A169A">
          <w:delText xml:space="preserve"> </w:delText>
        </w:r>
        <w:r w:rsidRPr="001053E1" w:rsidDel="009A169A">
          <w:delText>*/</w:delText>
        </w:r>
      </w:del>
    </w:p>
    <w:p w:rsidR="00D6552B" w:rsidDel="009A169A" w:rsidRDefault="00D6552B" w:rsidP="00422345">
      <w:pPr>
        <w:pStyle w:val="code"/>
        <w:rPr>
          <w:ins w:id="1412" w:author="Guohan Lu" w:date="2015-05-18T10:55:00Z"/>
          <w:del w:id="1413" w:author="Matty Kadosh" w:date="2015-08-01T16:20:00Z"/>
        </w:rPr>
      </w:pPr>
      <w:ins w:id="1414" w:author="Guohan Lu" w:date="2015-05-18T10:55:00Z">
        <w:del w:id="1415" w:author="Matty Kadosh" w:date="2015-08-01T16:20:00Z">
          <w:r w:rsidDel="009A169A">
            <w:delText xml:space="preserve">    </w:delText>
          </w:r>
        </w:del>
      </w:ins>
      <w:del w:id="1416" w:author="Matty Kadosh" w:date="2015-08-01T16:20:00Z">
        <w:r w:rsidR="00F959CF" w:rsidRPr="001053E1" w:rsidDel="009A169A">
          <w:delText>SAI_</w:delText>
        </w:r>
        <w:r w:rsidR="00F959CF" w:rsidDel="009A169A">
          <w:delText>BUFFER_</w:delText>
        </w:r>
        <w:r w:rsidR="00E263B6" w:rsidDel="009A169A">
          <w:delText>POOL</w:delText>
        </w:r>
        <w:r w:rsidR="00F959CF" w:rsidDel="009A169A">
          <w:delText>_EGRESS</w:delText>
        </w:r>
        <w:r w:rsidR="00E7119B" w:rsidDel="009A169A">
          <w:delText>_UC</w:delText>
        </w:r>
        <w:r w:rsidR="00F959CF" w:rsidRPr="001053E1" w:rsidDel="009A169A">
          <w:delText>,</w:delText>
        </w:r>
      </w:del>
    </w:p>
    <w:p w:rsidR="00F959CF" w:rsidDel="009A169A" w:rsidRDefault="00E7119B" w:rsidP="00422345">
      <w:pPr>
        <w:pStyle w:val="code"/>
        <w:rPr>
          <w:del w:id="1417" w:author="Matty Kadosh" w:date="2015-08-01T16:20:00Z"/>
          <w:bCs/>
        </w:rPr>
      </w:pPr>
      <w:del w:id="1418" w:author="Matty Kadosh" w:date="2015-08-01T16:20:00Z">
        <w:r w:rsidDel="009A169A">
          <w:delText>}</w:delText>
        </w:r>
        <w:r w:rsidR="007F5BFC" w:rsidDel="009A169A">
          <w:delText xml:space="preserve"> </w:delText>
        </w:r>
        <w:r w:rsidR="00F959CF" w:rsidRPr="00F959CF" w:rsidDel="009A169A">
          <w:rPr>
            <w:bCs/>
          </w:rPr>
          <w:delText>sai_buffer_</w:delText>
        </w:r>
        <w:r w:rsidR="00E263B6" w:rsidDel="009A169A">
          <w:rPr>
            <w:bCs/>
          </w:rPr>
          <w:delText>pool</w:delText>
        </w:r>
        <w:r w:rsidDel="009A169A">
          <w:rPr>
            <w:bCs/>
          </w:rPr>
          <w:delText>_type</w:delText>
        </w:r>
        <w:r w:rsidR="00F959CF" w:rsidDel="009A169A">
          <w:rPr>
            <w:bCs/>
          </w:rPr>
          <w:delText>_</w:delText>
        </w:r>
        <w:r w:rsidR="00F959CF" w:rsidRPr="00F959CF" w:rsidDel="009A169A">
          <w:rPr>
            <w:bCs/>
          </w:rPr>
          <w:delText>t;</w:delText>
        </w:r>
      </w:del>
    </w:p>
    <w:p w:rsidR="00422345" w:rsidRPr="008A6D58" w:rsidDel="009A169A" w:rsidRDefault="00422345" w:rsidP="00422345">
      <w:pPr>
        <w:pStyle w:val="code"/>
        <w:rPr>
          <w:del w:id="1419" w:author="Matty Kadosh" w:date="2015-08-01T16:20:00Z"/>
        </w:rPr>
      </w:pPr>
    </w:p>
    <w:p w:rsidR="00422345" w:rsidRPr="001053E1" w:rsidDel="009A169A" w:rsidRDefault="00422345" w:rsidP="00422345">
      <w:pPr>
        <w:pStyle w:val="code"/>
        <w:rPr>
          <w:del w:id="1420" w:author="Matty Kadosh" w:date="2015-08-01T16:20:00Z"/>
        </w:rPr>
      </w:pPr>
      <w:del w:id="1421" w:author="Matty Kadosh" w:date="2015-08-01T16:20:00Z">
        <w:r w:rsidDel="009A169A">
          <w:delText>typedef enum _sai_buffer_th</w:delText>
        </w:r>
        <w:r w:rsidR="00BF1B3C" w:rsidDel="009A169A">
          <w:delText>reshold</w:delText>
        </w:r>
        <w:r w:rsidDel="009A169A">
          <w:delText>_mode_</w:delText>
        </w:r>
        <w:r w:rsidRPr="001053E1" w:rsidDel="009A169A">
          <w:delText>t</w:delText>
        </w:r>
      </w:del>
    </w:p>
    <w:p w:rsidR="00422345" w:rsidRPr="001053E1" w:rsidDel="009A169A" w:rsidRDefault="00422345" w:rsidP="00422345">
      <w:pPr>
        <w:pStyle w:val="code"/>
        <w:rPr>
          <w:del w:id="1422" w:author="Matty Kadosh" w:date="2015-08-01T16:20:00Z"/>
        </w:rPr>
      </w:pPr>
      <w:del w:id="1423" w:author="Matty Kadosh" w:date="2015-08-01T16:20:00Z">
        <w:r w:rsidRPr="001053E1" w:rsidDel="009A169A">
          <w:delText>{</w:delText>
        </w:r>
      </w:del>
    </w:p>
    <w:p w:rsidR="00422345" w:rsidRPr="001053E1" w:rsidDel="009A169A" w:rsidRDefault="00422345" w:rsidP="00422345">
      <w:pPr>
        <w:pStyle w:val="code"/>
        <w:rPr>
          <w:del w:id="1424" w:author="Matty Kadosh" w:date="2015-08-01T16:20:00Z"/>
        </w:rPr>
      </w:pPr>
      <w:del w:id="1425" w:author="Matty Kadosh" w:date="2015-08-01T16:20:00Z">
        <w:r w:rsidDel="009A169A">
          <w:delText xml:space="preserve">    /* static maximum </w:delText>
        </w:r>
        <w:r w:rsidRPr="001053E1" w:rsidDel="009A169A">
          <w:delText>*/</w:delText>
        </w:r>
      </w:del>
    </w:p>
    <w:p w:rsidR="00422345" w:rsidRPr="001053E1" w:rsidDel="009A169A" w:rsidRDefault="00422345" w:rsidP="00422345">
      <w:pPr>
        <w:pStyle w:val="code"/>
        <w:rPr>
          <w:del w:id="1426" w:author="Matty Kadosh" w:date="2015-08-01T16:20:00Z"/>
        </w:rPr>
      </w:pPr>
      <w:del w:id="1427"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THRESHOLD_MODE_STATIC</w:delText>
        </w:r>
        <w:r w:rsidDel="009A169A">
          <w:delText xml:space="preserve">, </w:delText>
        </w:r>
      </w:del>
    </w:p>
    <w:p w:rsidR="00422345" w:rsidRPr="001053E1" w:rsidDel="009A169A" w:rsidRDefault="00422345" w:rsidP="00422345">
      <w:pPr>
        <w:pStyle w:val="code"/>
        <w:rPr>
          <w:del w:id="1428" w:author="Matty Kadosh" w:date="2015-08-01T16:20:00Z"/>
        </w:rPr>
      </w:pPr>
      <w:del w:id="1429" w:author="Matty Kadosh" w:date="2015-08-01T16:20:00Z">
        <w:r w:rsidRPr="001053E1" w:rsidDel="009A169A">
          <w:delText xml:space="preserve">    /* </w:delText>
        </w:r>
        <w:r w:rsidDel="009A169A">
          <w:delText xml:space="preserve">dynamic maximum (relative) </w:delText>
        </w:r>
        <w:r w:rsidRPr="001053E1" w:rsidDel="009A169A">
          <w:delText>*/</w:delText>
        </w:r>
      </w:del>
    </w:p>
    <w:p w:rsidR="00422345" w:rsidDel="009A169A" w:rsidRDefault="00422345" w:rsidP="00422345">
      <w:pPr>
        <w:pStyle w:val="code"/>
        <w:rPr>
          <w:del w:id="1430" w:author="Matty Kadosh" w:date="2015-08-01T16:20:00Z"/>
        </w:rPr>
      </w:pPr>
      <w:del w:id="1431"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THRESHOLD_MODE_DYNAMIC</w:delText>
        </w:r>
        <w:r w:rsidRPr="001053E1" w:rsidDel="009A169A">
          <w:delText>,</w:delText>
        </w:r>
      </w:del>
    </w:p>
    <w:p w:rsidR="00E960CB" w:rsidDel="009A169A" w:rsidRDefault="00E960CB" w:rsidP="00422345">
      <w:pPr>
        <w:pStyle w:val="code"/>
        <w:rPr>
          <w:del w:id="1432" w:author="Matty Kadosh" w:date="2015-08-01T16:20:00Z"/>
        </w:rPr>
      </w:pPr>
    </w:p>
    <w:p w:rsidR="00422345" w:rsidRPr="001053E1" w:rsidDel="009A169A" w:rsidRDefault="00422345" w:rsidP="00422345">
      <w:pPr>
        <w:pStyle w:val="code"/>
        <w:rPr>
          <w:del w:id="1433" w:author="Matty Kadosh" w:date="2015-08-01T16:20:00Z"/>
        </w:rPr>
      </w:pPr>
      <w:del w:id="1434" w:author="Matty Kadosh" w:date="2015-08-01T16:20:00Z">
        <w:r w:rsidDel="009A169A">
          <w:delText>} sai_buffer_</w:delText>
        </w:r>
        <w:r w:rsidR="00BF1B3C" w:rsidDel="009A169A">
          <w:delText>threshold</w:delText>
        </w:r>
        <w:r w:rsidDel="009A169A">
          <w:delText>_mode_</w:delText>
        </w:r>
        <w:r w:rsidRPr="001053E1" w:rsidDel="009A169A">
          <w:delText>t</w:delText>
        </w:r>
      </w:del>
    </w:p>
    <w:p w:rsidR="00422345" w:rsidDel="009A169A" w:rsidRDefault="00422345" w:rsidP="00422345">
      <w:pPr>
        <w:pStyle w:val="code"/>
        <w:rPr>
          <w:del w:id="1435" w:author="Matty Kadosh" w:date="2015-08-01T16:20:00Z"/>
          <w:bCs/>
        </w:rPr>
      </w:pPr>
    </w:p>
    <w:p w:rsidR="00422345" w:rsidDel="009A169A" w:rsidRDefault="00422345" w:rsidP="00422345">
      <w:pPr>
        <w:pStyle w:val="code"/>
        <w:rPr>
          <w:del w:id="1436" w:author="Matty Kadosh" w:date="2015-08-01T16:20:00Z"/>
          <w:bCs/>
        </w:rPr>
      </w:pPr>
    </w:p>
    <w:p w:rsidR="005C2C13" w:rsidRPr="001053E1" w:rsidDel="009A169A" w:rsidRDefault="005C2C13" w:rsidP="00C82EF0">
      <w:pPr>
        <w:pStyle w:val="code"/>
        <w:rPr>
          <w:del w:id="1437" w:author="Matty Kadosh" w:date="2015-08-01T16:20:00Z"/>
        </w:rPr>
      </w:pPr>
    </w:p>
    <w:p w:rsidR="00F959CF" w:rsidDel="009A169A" w:rsidRDefault="00F959CF" w:rsidP="00C82EF0">
      <w:pPr>
        <w:pStyle w:val="code"/>
        <w:rPr>
          <w:del w:id="1438" w:author="Matty Kadosh" w:date="2015-08-01T16:20:00Z"/>
          <w:b/>
          <w:bCs/>
        </w:rPr>
      </w:pPr>
    </w:p>
    <w:p w:rsidR="005C5262" w:rsidRPr="001053E1" w:rsidDel="009A169A" w:rsidRDefault="005C5262" w:rsidP="004232F9">
      <w:pPr>
        <w:pStyle w:val="code"/>
        <w:rPr>
          <w:del w:id="1439" w:author="Matty Kadosh" w:date="2015-08-01T16:20:00Z"/>
        </w:rPr>
      </w:pPr>
      <w:del w:id="1440" w:author="Matty Kadosh" w:date="2015-08-01T16:20:00Z">
        <w:r w:rsidRPr="001053E1" w:rsidDel="009A169A">
          <w:delText xml:space="preserve">/* </w:delText>
        </w:r>
        <w:r w:rsidDel="009A169A">
          <w:delText xml:space="preserve">buffer </w:delText>
        </w:r>
        <w:r w:rsidR="004232F9" w:rsidDel="009A169A">
          <w:delText xml:space="preserve">attribute </w:delText>
        </w:r>
        <w:r w:rsidRPr="001053E1" w:rsidDel="009A169A">
          <w:delText>*/</w:delText>
        </w:r>
      </w:del>
    </w:p>
    <w:p w:rsidR="005C5262" w:rsidRPr="001053E1" w:rsidDel="009A169A" w:rsidRDefault="004232F9" w:rsidP="00C82EF0">
      <w:pPr>
        <w:pStyle w:val="code"/>
        <w:rPr>
          <w:del w:id="1441" w:author="Matty Kadosh" w:date="2015-08-01T16:20:00Z"/>
        </w:rPr>
      </w:pPr>
      <w:del w:id="1442" w:author="Matty Kadosh" w:date="2015-08-01T16:20:00Z">
        <w:r w:rsidDel="009A169A">
          <w:delText xml:space="preserve">typedef struct </w:delText>
        </w:r>
        <w:r w:rsidRPr="001053E1" w:rsidDel="009A169A">
          <w:delText>sai_</w:delText>
        </w:r>
        <w:r w:rsidDel="009A169A">
          <w:delText>buffer</w:delText>
        </w:r>
        <w:r w:rsidR="00912169" w:rsidDel="009A169A">
          <w:delText>_</w:delText>
        </w:r>
        <w:r w:rsidR="006D4B6F" w:rsidDel="009A169A">
          <w:delText>pool</w:delText>
        </w:r>
        <w:r w:rsidDel="009A169A">
          <w:delText>_attr</w:delText>
        </w:r>
        <w:r w:rsidRPr="001053E1" w:rsidDel="009A169A">
          <w:delText xml:space="preserve">_t </w:delText>
        </w:r>
      </w:del>
    </w:p>
    <w:p w:rsidR="005C5262" w:rsidDel="009A169A" w:rsidRDefault="005C5262" w:rsidP="00C82EF0">
      <w:pPr>
        <w:pStyle w:val="code"/>
        <w:rPr>
          <w:del w:id="1443" w:author="Matty Kadosh" w:date="2015-08-01T16:20:00Z"/>
        </w:rPr>
      </w:pPr>
      <w:del w:id="1444" w:author="Matty Kadosh" w:date="2015-08-01T16:20:00Z">
        <w:r w:rsidRPr="001053E1" w:rsidDel="009A169A">
          <w:delText>{</w:delText>
        </w:r>
      </w:del>
    </w:p>
    <w:p w:rsidR="00F3758B" w:rsidDel="009A169A" w:rsidRDefault="00A50640" w:rsidP="009624D7">
      <w:pPr>
        <w:pStyle w:val="code"/>
        <w:ind w:firstLine="405"/>
        <w:rPr>
          <w:del w:id="1445" w:author="Matty Kadosh" w:date="2015-08-01T16:20:00Z"/>
        </w:rPr>
      </w:pPr>
      <w:del w:id="1446" w:author="Matty Kadosh" w:date="2015-08-01T16:20:00Z">
        <w:r w:rsidDel="009A169A">
          <w:delText>/*</w:delText>
        </w:r>
        <w:r w:rsidRPr="006D4B6F" w:rsidDel="009A169A">
          <w:delText xml:space="preserve"> </w:delText>
        </w:r>
        <w:r w:rsidDel="009A169A">
          <w:delText xml:space="preserve">READ ONLY shared buffer size in </w:delText>
        </w:r>
        <w:r w:rsidR="00F3758B" w:rsidDel="009A169A">
          <w:delText>b</w:delText>
        </w:r>
        <w:r w:rsidDel="009A169A">
          <w:delText>yte</w:delText>
        </w:r>
        <w:r w:rsidR="00F3758B" w:rsidDel="009A169A">
          <w:delText>s.</w:delText>
        </w:r>
      </w:del>
    </w:p>
    <w:p w:rsidR="00F3758B" w:rsidDel="009A169A" w:rsidRDefault="00F3758B" w:rsidP="009624D7">
      <w:pPr>
        <w:pStyle w:val="code"/>
        <w:ind w:firstLine="405"/>
        <w:rPr>
          <w:del w:id="1447" w:author="Matty Kadosh" w:date="2015-08-01T16:20:00Z"/>
        </w:rPr>
      </w:pPr>
      <w:del w:id="1448" w:author="Matty Kadosh" w:date="2015-08-01T16:20:00Z">
        <w:r w:rsidDel="009A169A">
          <w:delText xml:space="preserve">   This is derived from substracting all reversed buffers of queue/port </w:delText>
        </w:r>
      </w:del>
    </w:p>
    <w:p w:rsidR="00A50640" w:rsidDel="009A169A" w:rsidRDefault="00F3758B" w:rsidP="009624D7">
      <w:pPr>
        <w:pStyle w:val="code"/>
        <w:ind w:firstLine="405"/>
        <w:rPr>
          <w:del w:id="1449" w:author="Matty Kadosh" w:date="2015-08-01T16:20:00Z"/>
          <w:rFonts w:asciiTheme="minorHAnsi" w:hAnsiTheme="minorHAnsi" w:cstheme="minorHAnsi"/>
          <w:bCs/>
        </w:rPr>
      </w:pPr>
      <w:del w:id="1450" w:author="Matty Kadosh" w:date="2015-08-01T16:20:00Z">
        <w:r w:rsidDel="009A169A">
          <w:delText xml:space="preserve">   From the total pool size.</w:delText>
        </w:r>
        <w:r w:rsidR="00A50640" w:rsidDel="009A169A">
          <w:rPr>
            <w:rFonts w:asciiTheme="minorHAnsi" w:hAnsiTheme="minorHAnsi" w:cstheme="minorHAnsi"/>
            <w:bCs/>
          </w:rPr>
          <w:delText xml:space="preserve"> */</w:delText>
        </w:r>
      </w:del>
    </w:p>
    <w:p w:rsidR="00A50640" w:rsidRPr="006D4B6F" w:rsidDel="009A169A" w:rsidRDefault="00A50640" w:rsidP="00A50640">
      <w:pPr>
        <w:pStyle w:val="code"/>
        <w:rPr>
          <w:del w:id="1451" w:author="Matty Kadosh" w:date="2015-08-01T16:20:00Z"/>
          <w:rFonts w:asciiTheme="minorHAnsi" w:hAnsiTheme="minorHAnsi" w:cstheme="minorHAnsi"/>
        </w:rPr>
      </w:pPr>
      <w:del w:id="1452"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453" w:author="Guohan Lu" w:date="2015-05-18T11:01:00Z">
        <w:del w:id="1454" w:author="Matty Kadosh" w:date="2015-08-01T16:20:00Z">
          <w:r w:rsidR="00EB04E6" w:rsidDel="009A169A">
            <w:delText>ATTR_</w:delText>
          </w:r>
        </w:del>
      </w:ins>
      <w:del w:id="1455" w:author="Matty Kadosh" w:date="2015-08-01T16:20:00Z">
        <w:r w:rsidDel="009A169A">
          <w:delText>SHARED_SIZE</w:delText>
        </w:r>
        <w:r w:rsidDel="009A169A">
          <w:rPr>
            <w:rFonts w:asciiTheme="minorHAnsi" w:hAnsiTheme="minorHAnsi" w:cstheme="minorHAnsi"/>
          </w:rPr>
          <w:delText>,</w:delText>
        </w:r>
      </w:del>
    </w:p>
    <w:p w:rsidR="00A50640" w:rsidDel="009A169A" w:rsidRDefault="00A50640" w:rsidP="00C82EF0">
      <w:pPr>
        <w:pStyle w:val="code"/>
        <w:rPr>
          <w:del w:id="1456" w:author="Matty Kadosh" w:date="2015-08-01T16:20:00Z"/>
        </w:rPr>
      </w:pPr>
    </w:p>
    <w:p w:rsidR="00F3758B" w:rsidDel="009A169A" w:rsidRDefault="00F3758B" w:rsidP="00F3758B">
      <w:pPr>
        <w:pStyle w:val="code"/>
        <w:rPr>
          <w:del w:id="1457" w:author="Matty Kadosh" w:date="2015-08-01T16:20:00Z"/>
          <w:rFonts w:asciiTheme="minorHAnsi" w:hAnsiTheme="minorHAnsi" w:cstheme="minorHAnsi"/>
          <w:bCs/>
        </w:rPr>
      </w:pPr>
      <w:del w:id="1458"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1459" w:author="Guohan Lu" w:date="2015-05-19T10:17:00Z">
        <w:del w:id="1460" w:author="Matty Kadosh" w:date="2015-08-01T16:20:00Z">
          <w:r w:rsidR="00A415FC" w:rsidDel="009A169A">
            <w:rPr>
              <w:szCs w:val="18"/>
            </w:rPr>
            <w:delText>|CREATE_ONLY</w:delText>
          </w:r>
        </w:del>
      </w:ins>
      <w:del w:id="1461" w:author="Matty Kadosh" w:date="2015-08-01T16:20:00Z">
        <w:r w:rsidDel="009A169A">
          <w:rPr>
            <w:szCs w:val="18"/>
          </w:rPr>
          <w:delText>)</w:delText>
        </w:r>
        <w:r w:rsidDel="009A169A">
          <w:rPr>
            <w:rFonts w:asciiTheme="minorHAnsi" w:hAnsiTheme="minorHAnsi" w:cstheme="minorHAnsi"/>
            <w:bCs/>
          </w:rPr>
          <w:delText xml:space="preserve"> */</w:delText>
        </w:r>
      </w:del>
    </w:p>
    <w:p w:rsidR="00F3758B" w:rsidDel="009A169A" w:rsidRDefault="00F3758B" w:rsidP="00F3758B">
      <w:pPr>
        <w:pStyle w:val="code"/>
        <w:rPr>
          <w:del w:id="1462" w:author="Matty Kadosh" w:date="2015-08-01T16:20:00Z"/>
          <w:rFonts w:asciiTheme="minorHAnsi" w:hAnsiTheme="minorHAnsi" w:cstheme="minorHAnsi"/>
        </w:rPr>
      </w:pPr>
      <w:del w:id="1463"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464" w:author="Guohan Lu" w:date="2015-05-18T11:02:00Z">
        <w:del w:id="1465" w:author="Matty Kadosh" w:date="2015-08-01T16:20:00Z">
          <w:r w:rsidR="00EB04E6" w:rsidDel="009A169A">
            <w:delText>ATTR_</w:delText>
          </w:r>
        </w:del>
      </w:ins>
      <w:del w:id="1466" w:author="Matty Kadosh" w:date="2015-08-01T16:20:00Z">
        <w:r w:rsidDel="009A169A">
          <w:delText>TYPE</w:delText>
        </w:r>
        <w:r w:rsidDel="009A169A">
          <w:rPr>
            <w:rFonts w:asciiTheme="minorHAnsi" w:hAnsiTheme="minorHAnsi" w:cstheme="minorHAnsi"/>
          </w:rPr>
          <w:delText>,</w:delText>
        </w:r>
      </w:del>
    </w:p>
    <w:p w:rsidR="00F3758B" w:rsidDel="009A169A" w:rsidRDefault="00F3758B" w:rsidP="00C82EF0">
      <w:pPr>
        <w:pStyle w:val="code"/>
        <w:rPr>
          <w:del w:id="1467" w:author="Matty Kadosh" w:date="2015-08-01T16:20:00Z"/>
        </w:rPr>
      </w:pPr>
    </w:p>
    <w:p w:rsidR="004232F9" w:rsidRPr="004232F9" w:rsidDel="009A169A" w:rsidRDefault="004232F9" w:rsidP="006D4B6F">
      <w:pPr>
        <w:pStyle w:val="code"/>
        <w:rPr>
          <w:del w:id="1468" w:author="Matty Kadosh" w:date="2015-08-01T16:20:00Z"/>
        </w:rPr>
      </w:pPr>
      <w:del w:id="1469" w:author="Matty Kadosh" w:date="2015-08-01T16:20:00Z">
        <w:r w:rsidDel="009A169A">
          <w:delText xml:space="preserve">    /* buffer </w:delText>
        </w:r>
      </w:del>
      <w:ins w:id="1470" w:author="Guohan Lu" w:date="2015-05-19T09:58:00Z">
        <w:del w:id="1471" w:author="Matty Kadosh" w:date="2015-08-01T16:20:00Z">
          <w:r w:rsidR="0093420F" w:rsidDel="009A169A">
            <w:delText xml:space="preserve">pool </w:delText>
          </w:r>
        </w:del>
      </w:ins>
      <w:del w:id="1472" w:author="Matty Kadosh" w:date="2015-08-01T16:20:00Z">
        <w:r w:rsidDel="009A169A">
          <w:delText xml:space="preserve">size </w:delText>
        </w:r>
        <w:r w:rsidR="006D4B6F" w:rsidDel="009A169A">
          <w:delText xml:space="preserve">in </w:delText>
        </w:r>
        <w:r w:rsidR="00A50640" w:rsidDel="009A169A">
          <w:delText>b</w:delText>
        </w:r>
        <w:r w:rsidR="006D4B6F" w:rsidDel="009A169A">
          <w:delText>yte</w:delText>
        </w:r>
        <w:r w:rsidR="00F3758B" w:rsidDel="009A169A">
          <w:delText xml:space="preserve">s </w:delText>
        </w:r>
        <w:r w:rsidR="00E263B6" w:rsidRPr="008B7968" w:rsidDel="009A169A">
          <w:rPr>
            <w:szCs w:val="18"/>
          </w:rPr>
          <w:delText>(MANDATORY_ON_CREATE</w:delText>
        </w:r>
        <w:r w:rsidR="00E263B6" w:rsidDel="009A169A">
          <w:rPr>
            <w:szCs w:val="18"/>
          </w:rPr>
          <w:delText>|CREATE_AND_SET</w:delText>
        </w:r>
        <w:r w:rsidR="00E263B6" w:rsidRPr="008B7968" w:rsidDel="009A169A">
          <w:rPr>
            <w:szCs w:val="18"/>
          </w:rPr>
          <w:delText xml:space="preserve">) </w:delText>
        </w:r>
        <w:r w:rsidDel="009A169A">
          <w:delText>*/</w:delText>
        </w:r>
      </w:del>
    </w:p>
    <w:p w:rsidR="005C2C13" w:rsidDel="009A169A" w:rsidRDefault="004232F9" w:rsidP="00C82EF0">
      <w:pPr>
        <w:pStyle w:val="code"/>
        <w:rPr>
          <w:del w:id="1473" w:author="Matty Kadosh" w:date="2015-08-01T16:20:00Z"/>
        </w:rPr>
      </w:pPr>
      <w:del w:id="1474" w:author="Matty Kadosh" w:date="2015-08-01T16:20:00Z">
        <w:r w:rsidDel="009A169A">
          <w:delText xml:space="preserve">    SAI_BUFFER_</w:delText>
        </w:r>
        <w:r w:rsidR="00E263B6" w:rsidDel="009A169A">
          <w:delText>POOL</w:delText>
        </w:r>
        <w:r w:rsidR="00912169" w:rsidDel="009A169A">
          <w:delText>_</w:delText>
        </w:r>
      </w:del>
      <w:ins w:id="1475" w:author="Guohan Lu" w:date="2015-05-18T11:02:00Z">
        <w:del w:id="1476" w:author="Matty Kadosh" w:date="2015-08-01T16:20:00Z">
          <w:r w:rsidR="00EB04E6" w:rsidDel="009A169A">
            <w:delText>ATTR_</w:delText>
          </w:r>
        </w:del>
      </w:ins>
      <w:del w:id="1477" w:author="Matty Kadosh" w:date="2015-08-01T16:20:00Z">
        <w:r w:rsidDel="009A169A">
          <w:delText>SIZE</w:delText>
        </w:r>
        <w:r w:rsidR="00C82EF0" w:rsidDel="009A169A">
          <w:delText>,</w:delText>
        </w:r>
        <w:r w:rsidDel="009A169A">
          <w:delText xml:space="preserve"> </w:delText>
        </w:r>
      </w:del>
    </w:p>
    <w:p w:rsidR="006D4B6F" w:rsidDel="009A169A" w:rsidRDefault="006D4B6F" w:rsidP="006D4B6F">
      <w:pPr>
        <w:pStyle w:val="code"/>
        <w:rPr>
          <w:del w:id="1478" w:author="Matty Kadosh" w:date="2015-08-01T16:20:00Z"/>
          <w:rFonts w:asciiTheme="minorHAnsi" w:hAnsiTheme="minorHAnsi" w:cstheme="minorHAnsi"/>
        </w:rPr>
      </w:pPr>
    </w:p>
    <w:p w:rsidR="007F5BFC" w:rsidDel="009A169A" w:rsidRDefault="00422345" w:rsidP="009624D7">
      <w:pPr>
        <w:pStyle w:val="code"/>
        <w:ind w:firstLine="390"/>
        <w:rPr>
          <w:del w:id="1479" w:author="Matty Kadosh" w:date="2015-08-01T16:20:00Z"/>
          <w:rFonts w:asciiTheme="minorHAnsi" w:hAnsiTheme="minorHAnsi" w:cstheme="minorHAnsi"/>
          <w:bCs/>
        </w:rPr>
      </w:pPr>
      <w:del w:id="1480" w:author="Matty Kadosh" w:date="2015-08-01T16:20:00Z">
        <w:r w:rsidDel="009A169A">
          <w:delText>/*</w:delText>
        </w:r>
        <w:r w:rsidR="007F5BFC" w:rsidDel="009A169A">
          <w:delText xml:space="preserve"> </w:delText>
        </w:r>
        <w:r w:rsidR="00F3758B" w:rsidDel="009A169A">
          <w:delText xml:space="preserve">shared threshold mode for the buffer pool </w:delText>
        </w:r>
        <w:r w:rsidDel="009A169A">
          <w:delText>[</w:delText>
        </w:r>
        <w:r w:rsidR="00847A3B" w:rsidDel="009A169A">
          <w:delText>sai_</w:delText>
        </w:r>
        <w:r w:rsidR="00BF1B3C" w:rsidDel="009A169A">
          <w:delText>buffer_threadhold_mode_t</w:delText>
        </w:r>
        <w:r w:rsidDel="009A169A">
          <w:rPr>
            <w:rFonts w:asciiTheme="minorHAnsi" w:hAnsiTheme="minorHAnsi" w:cstheme="minorHAnsi"/>
            <w:bCs/>
          </w:rPr>
          <w:delText>]</w:delText>
        </w:r>
        <w:r w:rsidR="007F5BFC" w:rsidDel="009A169A">
          <w:rPr>
            <w:rFonts w:asciiTheme="minorHAnsi" w:hAnsiTheme="minorHAnsi" w:cstheme="minorHAnsi"/>
            <w:bCs/>
          </w:rPr>
          <w:delText xml:space="preserve"> </w:delText>
        </w:r>
      </w:del>
    </w:p>
    <w:p w:rsidR="00BF1B3C" w:rsidDel="009A169A" w:rsidRDefault="00F3758B" w:rsidP="009624D7">
      <w:pPr>
        <w:pStyle w:val="code"/>
        <w:ind w:firstLine="390"/>
        <w:rPr>
          <w:del w:id="1481" w:author="Matty Kadosh" w:date="2015-08-01T16:20:00Z"/>
          <w:rFonts w:asciiTheme="minorHAnsi" w:hAnsiTheme="minorHAnsi" w:cstheme="minorHAnsi"/>
          <w:bCs/>
        </w:rPr>
      </w:pPr>
      <w:del w:id="1482" w:author="Matty Kadosh" w:date="2015-08-01T16:20:00Z">
        <w:r w:rsidDel="009A169A">
          <w:rPr>
            <w:rFonts w:asciiTheme="minorHAnsi" w:hAnsiTheme="minorHAnsi" w:cstheme="minorHAnsi"/>
            <w:bCs/>
          </w:rPr>
          <w:delText xml:space="preserve">     </w:delText>
        </w:r>
        <w:r w:rsidR="00422345" w:rsidDel="009A169A">
          <w:rPr>
            <w:rFonts w:asciiTheme="minorHAnsi" w:hAnsiTheme="minorHAnsi" w:cstheme="minorHAnsi"/>
            <w:bCs/>
          </w:rPr>
          <w:delText xml:space="preserve"> (</w:delText>
        </w:r>
        <w:r w:rsidR="00847A3B" w:rsidDel="009A169A">
          <w:rPr>
            <w:szCs w:val="18"/>
          </w:rPr>
          <w:delText>CREATE_AND_SET default</w:delText>
        </w:r>
        <w:r w:rsidR="007F5BFC" w:rsidDel="009A169A">
          <w:delText xml:space="preserve"> </w:delText>
        </w:r>
        <w:r w:rsidR="00847A3B" w:rsidDel="009A169A">
          <w:rPr>
            <w:rFonts w:asciiTheme="minorHAnsi" w:hAnsiTheme="minorHAnsi" w:cstheme="minorHAnsi"/>
          </w:rPr>
          <w:delText>SAI</w:delText>
        </w:r>
        <w:r w:rsidR="00847A3B" w:rsidDel="009A169A">
          <w:delText>_BUFFER_POOL_DYNAMIC_TH</w:delText>
        </w:r>
        <w:r w:rsidR="00422345" w:rsidDel="009A169A">
          <w:rPr>
            <w:szCs w:val="18"/>
          </w:rPr>
          <w:delText>)</w:delText>
        </w:r>
        <w:r w:rsidR="00422345" w:rsidDel="009A169A">
          <w:rPr>
            <w:rFonts w:asciiTheme="minorHAnsi" w:hAnsiTheme="minorHAnsi" w:cstheme="minorHAnsi"/>
            <w:bCs/>
          </w:rPr>
          <w:delText xml:space="preserve"> </w:delText>
        </w:r>
      </w:del>
    </w:p>
    <w:p w:rsidR="00422345" w:rsidRPr="00847A3B" w:rsidDel="009A169A" w:rsidRDefault="00BF1B3C" w:rsidP="009624D7">
      <w:pPr>
        <w:pStyle w:val="code"/>
        <w:ind w:firstLine="390"/>
        <w:rPr>
          <w:del w:id="1483" w:author="Matty Kadosh" w:date="2015-08-01T16:20:00Z"/>
        </w:rPr>
      </w:pPr>
      <w:del w:id="1484"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R="00422345" w:rsidDel="009A169A">
          <w:rPr>
            <w:rFonts w:asciiTheme="minorHAnsi" w:hAnsiTheme="minorHAnsi" w:cstheme="minorHAnsi"/>
            <w:bCs/>
          </w:rPr>
          <w:delText>*/</w:delText>
        </w:r>
      </w:del>
    </w:p>
    <w:p w:rsidR="00422345" w:rsidDel="009A169A" w:rsidRDefault="00422345" w:rsidP="006D4B6F">
      <w:pPr>
        <w:pStyle w:val="code"/>
        <w:rPr>
          <w:del w:id="1485" w:author="Matty Kadosh" w:date="2015-08-01T16:20:00Z"/>
          <w:rFonts w:asciiTheme="minorHAnsi" w:hAnsiTheme="minorHAnsi" w:cstheme="minorHAnsi"/>
        </w:rPr>
      </w:pPr>
      <w:del w:id="1486"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487" w:author="Guohan Lu" w:date="2015-05-18T11:02:00Z">
        <w:del w:id="1488" w:author="Matty Kadosh" w:date="2015-08-01T16:20:00Z">
          <w:r w:rsidR="00EB04E6" w:rsidDel="009A169A">
            <w:delText>ATTR_</w:delText>
          </w:r>
        </w:del>
      </w:ins>
      <w:del w:id="1489" w:author="Matty Kadosh" w:date="2015-08-01T16:20:00Z">
        <w:r w:rsidDel="009A169A">
          <w:delText>TH_MODE</w:delText>
        </w:r>
        <w:r w:rsidDel="009A169A">
          <w:rPr>
            <w:rFonts w:asciiTheme="minorHAnsi" w:hAnsiTheme="minorHAnsi" w:cstheme="minorHAnsi"/>
          </w:rPr>
          <w:delText>,</w:delText>
        </w:r>
      </w:del>
    </w:p>
    <w:p w:rsidR="00262BDB" w:rsidDel="009A169A" w:rsidRDefault="00262BDB" w:rsidP="00262BDB">
      <w:pPr>
        <w:pStyle w:val="code"/>
        <w:rPr>
          <w:del w:id="1490" w:author="Matty Kadosh" w:date="2015-08-01T16:20:00Z"/>
        </w:rPr>
      </w:pPr>
    </w:p>
    <w:p w:rsidR="005C5262" w:rsidDel="009A169A" w:rsidRDefault="005C5262" w:rsidP="00C82EF0">
      <w:pPr>
        <w:pStyle w:val="code"/>
        <w:rPr>
          <w:del w:id="1491" w:author="Matty Kadosh" w:date="2015-08-01T16:20:00Z"/>
        </w:rPr>
      </w:pPr>
      <w:del w:id="1492" w:author="Matty Kadosh" w:date="2015-08-01T16:20:00Z">
        <w:r w:rsidRPr="001053E1" w:rsidDel="009A169A">
          <w:delText>} sai_</w:delText>
        </w:r>
        <w:r w:rsidDel="009A169A">
          <w:delText>buffer_</w:delText>
        </w:r>
        <w:r w:rsidR="006D4B6F" w:rsidDel="009A169A">
          <w:delText>pool</w:delText>
        </w:r>
        <w:r w:rsidRPr="001053E1" w:rsidDel="009A169A">
          <w:delText>_t;</w:delText>
        </w:r>
      </w:del>
    </w:p>
    <w:p w:rsidR="00464E4A" w:rsidDel="009A169A" w:rsidRDefault="00464E4A" w:rsidP="00C82EF0">
      <w:pPr>
        <w:pStyle w:val="code"/>
        <w:rPr>
          <w:del w:id="1493" w:author="Matty Kadosh" w:date="2015-08-01T16:20:00Z"/>
        </w:rPr>
      </w:pPr>
    </w:p>
    <w:p w:rsidR="00464E4A" w:rsidRPr="001053E1" w:rsidDel="009A169A" w:rsidRDefault="00464E4A" w:rsidP="00C82EF0">
      <w:pPr>
        <w:pStyle w:val="code"/>
        <w:rPr>
          <w:del w:id="1494" w:author="Matty Kadosh" w:date="2015-08-01T16:20:00Z"/>
        </w:rPr>
      </w:pPr>
    </w:p>
    <w:p w:rsidR="00464E4A" w:rsidDel="009A169A" w:rsidRDefault="00464E4A" w:rsidP="00464E4A">
      <w:pPr>
        <w:pStyle w:val="code"/>
        <w:rPr>
          <w:del w:id="1495" w:author="Matty Kadosh" w:date="2015-08-01T16:20:00Z"/>
        </w:rPr>
      </w:pPr>
      <w:del w:id="1496" w:author="Matty Kadosh" w:date="2015-08-01T16:20:00Z">
        <w:r w:rsidDel="009A169A">
          <w:delText>/*</w:delText>
        </w:r>
      </w:del>
    </w:p>
    <w:p w:rsidR="00464E4A" w:rsidDel="009A169A" w:rsidRDefault="00464E4A" w:rsidP="00464E4A">
      <w:pPr>
        <w:pStyle w:val="code"/>
        <w:rPr>
          <w:del w:id="1497" w:author="Matty Kadosh" w:date="2015-08-01T16:20:00Z"/>
        </w:rPr>
      </w:pPr>
      <w:del w:id="1498" w:author="Matty Kadosh" w:date="2015-08-01T16:20:00Z">
        <w:r w:rsidDel="009A169A">
          <w:delText>* Routine Description:</w:delText>
        </w:r>
      </w:del>
    </w:p>
    <w:p w:rsidR="00464E4A" w:rsidDel="009A169A" w:rsidRDefault="00464E4A" w:rsidP="00464E4A">
      <w:pPr>
        <w:pStyle w:val="code"/>
        <w:rPr>
          <w:del w:id="1499" w:author="Matty Kadosh" w:date="2015-08-01T16:20:00Z"/>
        </w:rPr>
      </w:pPr>
      <w:del w:id="1500" w:author="Matty Kadosh" w:date="2015-08-01T16:20:00Z">
        <w:r w:rsidDel="009A169A">
          <w:delText xml:space="preserve">*    create buffer </w:delText>
        </w:r>
        <w:r w:rsidR="006D4B6F" w:rsidDel="009A169A">
          <w:delText>pool</w:delText>
        </w:r>
        <w:r w:rsidDel="009A169A">
          <w:delText xml:space="preserve">    .</w:delText>
        </w:r>
      </w:del>
    </w:p>
    <w:p w:rsidR="00464E4A" w:rsidDel="009A169A" w:rsidRDefault="00464E4A" w:rsidP="00464E4A">
      <w:pPr>
        <w:pStyle w:val="code"/>
        <w:rPr>
          <w:del w:id="1501" w:author="Matty Kadosh" w:date="2015-08-01T16:20:00Z"/>
        </w:rPr>
      </w:pPr>
      <w:del w:id="1502" w:author="Matty Kadosh" w:date="2015-08-01T16:20:00Z">
        <w:r w:rsidDel="009A169A">
          <w:delText>*</w:delText>
        </w:r>
      </w:del>
    </w:p>
    <w:p w:rsidR="00464E4A" w:rsidDel="009A169A" w:rsidRDefault="00464E4A" w:rsidP="00464E4A">
      <w:pPr>
        <w:pStyle w:val="code"/>
        <w:rPr>
          <w:del w:id="1503" w:author="Matty Kadosh" w:date="2015-08-01T16:20:00Z"/>
        </w:rPr>
      </w:pPr>
      <w:del w:id="1504" w:author="Matty Kadosh" w:date="2015-08-01T16:20:00Z">
        <w:r w:rsidDel="009A169A">
          <w:delText>* Arguments:</w:delText>
        </w:r>
      </w:del>
    </w:p>
    <w:p w:rsidR="00464E4A" w:rsidDel="009A169A" w:rsidRDefault="006D4B6F" w:rsidP="00464E4A">
      <w:pPr>
        <w:pStyle w:val="code"/>
        <w:rPr>
          <w:del w:id="1505" w:author="Matty Kadosh" w:date="2015-08-01T16:20:00Z"/>
        </w:rPr>
      </w:pPr>
      <w:del w:id="1506" w:author="Matty Kadosh" w:date="2015-08-01T16:20:00Z">
        <w:r w:rsidDel="009A169A">
          <w:delText>*  [in,out] pool</w:delText>
        </w:r>
        <w:r w:rsidR="00464E4A" w:rsidDel="009A169A">
          <w:delText>_i</w:delText>
        </w:r>
        <w:r w:rsidDel="009A169A">
          <w:delText>d  -pool</w:delText>
        </w:r>
        <w:r w:rsidR="00464E4A" w:rsidDel="009A169A">
          <w:delText xml:space="preserve"> id </w:delText>
        </w:r>
      </w:del>
    </w:p>
    <w:p w:rsidR="00464E4A" w:rsidDel="009A169A" w:rsidRDefault="00464E4A" w:rsidP="00464E4A">
      <w:pPr>
        <w:pStyle w:val="code"/>
        <w:rPr>
          <w:del w:id="1507" w:author="Matty Kadosh" w:date="2015-08-01T16:20:00Z"/>
        </w:rPr>
      </w:pPr>
      <w:del w:id="1508" w:author="Matty Kadosh" w:date="2015-08-01T16:20:00Z">
        <w:r w:rsidDel="009A169A">
          <w:delText xml:space="preserve">*  </w:delText>
        </w:r>
      </w:del>
    </w:p>
    <w:p w:rsidR="00464E4A" w:rsidDel="009A169A" w:rsidRDefault="00464E4A" w:rsidP="00464E4A">
      <w:pPr>
        <w:pStyle w:val="code"/>
        <w:rPr>
          <w:del w:id="1509" w:author="Matty Kadosh" w:date="2015-08-01T16:20:00Z"/>
        </w:rPr>
      </w:pPr>
      <w:del w:id="1510" w:author="Matty Kadosh" w:date="2015-08-01T16:20:00Z">
        <w:r w:rsidDel="009A169A">
          <w:delText>*</w:delText>
        </w:r>
      </w:del>
    </w:p>
    <w:p w:rsidR="00464E4A" w:rsidRPr="007C0B8D" w:rsidDel="009A169A" w:rsidRDefault="00464E4A" w:rsidP="007C0B8D">
      <w:pPr>
        <w:pStyle w:val="code"/>
        <w:rPr>
          <w:del w:id="1511" w:author="Matty Kadosh" w:date="2015-08-01T16:20:00Z"/>
        </w:rPr>
      </w:pPr>
      <w:del w:id="1512" w:author="Matty Kadosh" w:date="2015-08-01T16:20:00Z">
        <w:r w:rsidDel="009A169A">
          <w:delText xml:space="preserve">* Return </w:delText>
        </w:r>
        <w:r w:rsidRPr="007C0B8D" w:rsidDel="009A169A">
          <w:delText>Values:</w:delText>
        </w:r>
      </w:del>
    </w:p>
    <w:p w:rsidR="00464E4A" w:rsidRPr="007C0B8D" w:rsidDel="009A169A" w:rsidRDefault="00464E4A" w:rsidP="007C0B8D">
      <w:pPr>
        <w:pStyle w:val="code"/>
        <w:rPr>
          <w:del w:id="1513" w:author="Matty Kadosh" w:date="2015-08-01T16:20:00Z"/>
        </w:rPr>
      </w:pPr>
      <w:del w:id="1514" w:author="Matty Kadosh" w:date="2015-08-01T16:20:00Z">
        <w:r w:rsidRPr="007C0B8D" w:rsidDel="009A169A">
          <w:delText>*    SAI_STATUS_SUCCESS on success</w:delText>
        </w:r>
      </w:del>
    </w:p>
    <w:p w:rsidR="00464E4A" w:rsidRPr="007C0B8D" w:rsidDel="009A169A" w:rsidRDefault="00464E4A" w:rsidP="007C0B8D">
      <w:pPr>
        <w:pStyle w:val="code"/>
        <w:rPr>
          <w:del w:id="1515" w:author="Matty Kadosh" w:date="2015-08-01T16:20:00Z"/>
        </w:rPr>
      </w:pPr>
      <w:del w:id="1516" w:author="Matty Kadosh" w:date="2015-08-01T16:20:00Z">
        <w:r w:rsidRPr="007C0B8D" w:rsidDel="009A169A">
          <w:delText>*    Failure status code on error</w:delText>
        </w:r>
      </w:del>
    </w:p>
    <w:p w:rsidR="00464E4A" w:rsidRPr="007C0B8D" w:rsidDel="009A169A" w:rsidRDefault="00464E4A" w:rsidP="007C0B8D">
      <w:pPr>
        <w:pStyle w:val="code"/>
        <w:rPr>
          <w:del w:id="1517" w:author="Matty Kadosh" w:date="2015-08-01T16:20:00Z"/>
        </w:rPr>
      </w:pPr>
      <w:del w:id="1518" w:author="Matty Kadosh" w:date="2015-08-01T16:20:00Z">
        <w:r w:rsidRPr="007C0B8D" w:rsidDel="009A169A">
          <w:delText>*/</w:delText>
        </w:r>
      </w:del>
    </w:p>
    <w:p w:rsidR="007C0B8D" w:rsidRPr="007C0B8D" w:rsidDel="009A169A" w:rsidRDefault="007C0B8D" w:rsidP="007C0B8D">
      <w:pPr>
        <w:pStyle w:val="code"/>
        <w:rPr>
          <w:del w:id="1519" w:author="Matty Kadosh" w:date="2015-08-01T16:20:00Z"/>
        </w:rPr>
      </w:pPr>
    </w:p>
    <w:p w:rsidR="00262BDB" w:rsidRPr="007C0B8D" w:rsidDel="009A169A" w:rsidRDefault="00464E4A" w:rsidP="007C0B8D">
      <w:pPr>
        <w:pStyle w:val="code"/>
        <w:rPr>
          <w:del w:id="1520" w:author="Matty Kadosh" w:date="2015-08-01T16:20:00Z"/>
        </w:rPr>
      </w:pPr>
      <w:del w:id="1521" w:author="Matty Kadosh" w:date="2015-08-01T16:20:00Z">
        <w:r w:rsidRPr="007C0B8D" w:rsidDel="009A169A">
          <w:delText>typedef sai_stat</w:delText>
        </w:r>
        <w:r w:rsidR="007C0B8D" w:rsidRPr="007C0B8D" w:rsidDel="009A169A">
          <w:delText>us_t (*sai_create_buffer</w:delText>
        </w:r>
        <w:r w:rsidR="006D4B6F" w:rsidDel="009A169A">
          <w:delText>_pool</w:delText>
        </w:r>
        <w:r w:rsidR="007C0B8D" w:rsidRPr="007C0B8D" w:rsidDel="009A169A">
          <w:delText>_fn</w:delText>
        </w:r>
        <w:r w:rsidRPr="007C0B8D" w:rsidDel="009A169A">
          <w:delText>)(</w:delText>
        </w:r>
      </w:del>
    </w:p>
    <w:p w:rsidR="00464E4A" w:rsidDel="009A169A" w:rsidRDefault="00464E4A" w:rsidP="007C0B8D">
      <w:pPr>
        <w:pStyle w:val="code"/>
        <w:rPr>
          <w:del w:id="1522" w:author="Matty Kadosh" w:date="2015-08-01T16:20:00Z"/>
        </w:rPr>
      </w:pPr>
      <w:del w:id="1523" w:author="Matty Kadosh" w:date="2015-08-01T16:20:00Z">
        <w:r w:rsidRPr="007C0B8D" w:rsidDel="009A169A">
          <w:delText xml:space="preserve">    _in_out</w:delText>
        </w:r>
      </w:del>
      <w:ins w:id="1524" w:author="Guohan Lu" w:date="2015-05-19T09:59:00Z">
        <w:del w:id="1525" w:author="Matty Kadosh" w:date="2015-08-01T16:20:00Z">
          <w:r w:rsidR="0093420F" w:rsidDel="009A169A">
            <w:delText>Out</w:delText>
          </w:r>
        </w:del>
      </w:ins>
      <w:del w:id="1526" w:author="Matty Kadosh" w:date="2015-08-01T16:20:00Z">
        <w:r w:rsidRPr="007C0B8D" w:rsidDel="009A169A">
          <w:delText xml:space="preserve"> sai_</w:delText>
        </w:r>
        <w:r w:rsidR="006D4B6F" w:rsidDel="009A169A">
          <w:delText>object</w:delText>
        </w:r>
        <w:r w:rsidR="00262BDB" w:rsidRPr="007C0B8D" w:rsidDel="009A169A">
          <w:delText>_id</w:delText>
        </w:r>
        <w:r w:rsidRPr="007C0B8D" w:rsidDel="009A169A">
          <w:delText xml:space="preserve">_t* </w:delText>
        </w:r>
        <w:r w:rsidR="006D4B6F" w:rsidDel="009A169A">
          <w:delText>pool</w:delText>
        </w:r>
        <w:r w:rsidR="00262BDB" w:rsidRPr="007C0B8D" w:rsidDel="009A169A">
          <w:delText>_</w:delText>
        </w:r>
        <w:r w:rsidR="00262BDB" w:rsidDel="009A169A">
          <w:delText>id</w:delText>
        </w:r>
        <w:r w:rsidDel="009A169A">
          <w:delText>,</w:delText>
        </w:r>
      </w:del>
    </w:p>
    <w:p w:rsidR="00464E4A" w:rsidRPr="0093420F" w:rsidDel="009A169A" w:rsidRDefault="0093420F" w:rsidP="00464E4A">
      <w:pPr>
        <w:pStyle w:val="code"/>
        <w:rPr>
          <w:del w:id="1527" w:author="Matty Kadosh" w:date="2015-08-01T16:20:00Z"/>
          <w:color w:val="FF0000"/>
          <w:rPrChange w:id="1528" w:author="Guohan Lu" w:date="2015-05-19T09:59:00Z">
            <w:rPr>
              <w:del w:id="1529" w:author="Matty Kadosh" w:date="2015-08-01T16:20:00Z"/>
            </w:rPr>
          </w:rPrChange>
        </w:rPr>
      </w:pPr>
      <w:ins w:id="1530" w:author="Guohan Lu" w:date="2015-05-19T09:59:00Z">
        <w:del w:id="1531" w:author="Matty Kadosh" w:date="2015-08-01T16:20:00Z">
          <w:r w:rsidRPr="0093420F" w:rsidDel="009A169A">
            <w:rPr>
              <w:color w:val="FF0000"/>
              <w:rPrChange w:id="1532" w:author="Guohan Lu" w:date="2015-05-19T09:59:00Z">
                <w:rPr/>
              </w:rPrChange>
            </w:rPr>
            <w:delText>Missing attributes</w:delText>
          </w:r>
        </w:del>
      </w:ins>
    </w:p>
    <w:p w:rsidR="00464E4A" w:rsidDel="009A169A" w:rsidRDefault="00464E4A" w:rsidP="00464E4A">
      <w:pPr>
        <w:pStyle w:val="code"/>
        <w:rPr>
          <w:del w:id="1533" w:author="Matty Kadosh" w:date="2015-08-01T16:20:00Z"/>
        </w:rPr>
      </w:pPr>
      <w:del w:id="1534" w:author="Matty Kadosh" w:date="2015-08-01T16:20:00Z">
        <w:r w:rsidDel="009A169A">
          <w:delText xml:space="preserve">   );</w:delText>
        </w:r>
      </w:del>
    </w:p>
    <w:p w:rsidR="007C0B8D" w:rsidDel="009A169A" w:rsidRDefault="007C0B8D" w:rsidP="00464E4A">
      <w:pPr>
        <w:pStyle w:val="code"/>
        <w:rPr>
          <w:del w:id="1535" w:author="Matty Kadosh" w:date="2015-08-01T16:20:00Z"/>
        </w:rPr>
      </w:pPr>
    </w:p>
    <w:p w:rsidR="007C0B8D" w:rsidDel="009A169A" w:rsidRDefault="007C0B8D" w:rsidP="00464E4A">
      <w:pPr>
        <w:pStyle w:val="code"/>
        <w:rPr>
          <w:del w:id="1536" w:author="Matty Kadosh" w:date="2015-08-01T16:20:00Z"/>
        </w:rPr>
      </w:pPr>
    </w:p>
    <w:p w:rsidR="007C0B8D" w:rsidDel="009A169A" w:rsidRDefault="007C0B8D" w:rsidP="007C0B8D">
      <w:pPr>
        <w:pStyle w:val="code"/>
        <w:rPr>
          <w:del w:id="1537" w:author="Matty Kadosh" w:date="2015-08-01T16:20:00Z"/>
        </w:rPr>
      </w:pPr>
      <w:del w:id="1538" w:author="Matty Kadosh" w:date="2015-08-01T16:20:00Z">
        <w:r w:rsidDel="009A169A">
          <w:delText>/*</w:delText>
        </w:r>
      </w:del>
    </w:p>
    <w:p w:rsidR="007C0B8D" w:rsidDel="009A169A" w:rsidRDefault="007C0B8D" w:rsidP="007C0B8D">
      <w:pPr>
        <w:pStyle w:val="code"/>
        <w:rPr>
          <w:del w:id="1539" w:author="Matty Kadosh" w:date="2015-08-01T16:20:00Z"/>
        </w:rPr>
      </w:pPr>
      <w:del w:id="1540" w:author="Matty Kadosh" w:date="2015-08-01T16:20:00Z">
        <w:r w:rsidDel="009A169A">
          <w:delText>* Routine Description:</w:delText>
        </w:r>
      </w:del>
    </w:p>
    <w:p w:rsidR="007C0B8D" w:rsidDel="009A169A" w:rsidRDefault="007C0B8D" w:rsidP="007C0B8D">
      <w:pPr>
        <w:pStyle w:val="code"/>
        <w:rPr>
          <w:del w:id="1541" w:author="Matty Kadosh" w:date="2015-08-01T16:20:00Z"/>
        </w:rPr>
      </w:pPr>
      <w:del w:id="1542" w:author="Matty Kadosh" w:date="2015-08-01T16:20:00Z">
        <w:r w:rsidDel="009A169A">
          <w:delText>*    remove buffer</w:delText>
        </w:r>
        <w:r w:rsidR="006D4B6F" w:rsidDel="009A169A">
          <w:delText xml:space="preserve"> pool</w:delText>
        </w:r>
        <w:r w:rsidDel="009A169A">
          <w:delText xml:space="preserve">     .</w:delText>
        </w:r>
      </w:del>
    </w:p>
    <w:p w:rsidR="007C0B8D" w:rsidDel="009A169A" w:rsidRDefault="007C0B8D" w:rsidP="007C0B8D">
      <w:pPr>
        <w:pStyle w:val="code"/>
        <w:rPr>
          <w:del w:id="1543" w:author="Matty Kadosh" w:date="2015-08-01T16:20:00Z"/>
        </w:rPr>
      </w:pPr>
      <w:del w:id="1544" w:author="Matty Kadosh" w:date="2015-08-01T16:20:00Z">
        <w:r w:rsidDel="009A169A">
          <w:delText>*</w:delText>
        </w:r>
      </w:del>
    </w:p>
    <w:p w:rsidR="007C0B8D" w:rsidDel="009A169A" w:rsidRDefault="007C0B8D" w:rsidP="007C0B8D">
      <w:pPr>
        <w:pStyle w:val="code"/>
        <w:rPr>
          <w:del w:id="1545" w:author="Matty Kadosh" w:date="2015-08-01T16:20:00Z"/>
        </w:rPr>
      </w:pPr>
      <w:del w:id="1546" w:author="Matty Kadosh" w:date="2015-08-01T16:20:00Z">
        <w:r w:rsidDel="009A169A">
          <w:delText>* Arguments:</w:delText>
        </w:r>
      </w:del>
    </w:p>
    <w:p w:rsidR="007C0B8D" w:rsidDel="009A169A" w:rsidRDefault="008D0977" w:rsidP="007C0B8D">
      <w:pPr>
        <w:pStyle w:val="code"/>
        <w:rPr>
          <w:del w:id="1547" w:author="Matty Kadosh" w:date="2015-08-01T16:20:00Z"/>
        </w:rPr>
      </w:pPr>
      <w:del w:id="1548" w:author="Matty Kadosh" w:date="2015-08-01T16:20:00Z">
        <w:r w:rsidDel="009A169A">
          <w:delText>*  [in</w:delText>
        </w:r>
        <w:r w:rsidR="006D4B6F" w:rsidDel="009A169A">
          <w:delText>] pool_id  -pool</w:delText>
        </w:r>
        <w:r w:rsidR="007C0B8D" w:rsidDel="009A169A">
          <w:delText xml:space="preserve"> id </w:delText>
        </w:r>
      </w:del>
    </w:p>
    <w:p w:rsidR="007C0B8D" w:rsidDel="009A169A" w:rsidRDefault="007C0B8D" w:rsidP="007C0B8D">
      <w:pPr>
        <w:pStyle w:val="code"/>
        <w:rPr>
          <w:del w:id="1549" w:author="Matty Kadosh" w:date="2015-08-01T16:20:00Z"/>
        </w:rPr>
      </w:pPr>
      <w:del w:id="1550" w:author="Matty Kadosh" w:date="2015-08-01T16:20:00Z">
        <w:r w:rsidDel="009A169A">
          <w:delText xml:space="preserve">*  </w:delText>
        </w:r>
      </w:del>
    </w:p>
    <w:p w:rsidR="007C0B8D" w:rsidDel="009A169A" w:rsidRDefault="007C0B8D" w:rsidP="007C0B8D">
      <w:pPr>
        <w:pStyle w:val="code"/>
        <w:rPr>
          <w:del w:id="1551" w:author="Matty Kadosh" w:date="2015-08-01T16:20:00Z"/>
        </w:rPr>
      </w:pPr>
      <w:del w:id="1552" w:author="Matty Kadosh" w:date="2015-08-01T16:20:00Z">
        <w:r w:rsidDel="009A169A">
          <w:delText>*</w:delText>
        </w:r>
      </w:del>
    </w:p>
    <w:p w:rsidR="007C0B8D" w:rsidDel="009A169A" w:rsidRDefault="007C0B8D" w:rsidP="007C0B8D">
      <w:pPr>
        <w:pStyle w:val="code"/>
        <w:rPr>
          <w:del w:id="1553" w:author="Matty Kadosh" w:date="2015-08-01T16:20:00Z"/>
        </w:rPr>
      </w:pPr>
      <w:del w:id="1554" w:author="Matty Kadosh" w:date="2015-08-01T16:20:00Z">
        <w:r w:rsidDel="009A169A">
          <w:delText>* Return Values:</w:delText>
        </w:r>
      </w:del>
    </w:p>
    <w:p w:rsidR="007C0B8D" w:rsidDel="009A169A" w:rsidRDefault="007C0B8D" w:rsidP="007C0B8D">
      <w:pPr>
        <w:pStyle w:val="code"/>
        <w:rPr>
          <w:del w:id="1555" w:author="Matty Kadosh" w:date="2015-08-01T16:20:00Z"/>
        </w:rPr>
      </w:pPr>
      <w:del w:id="1556" w:author="Matty Kadosh" w:date="2015-08-01T16:20:00Z">
        <w:r w:rsidDel="009A169A">
          <w:delText>*    SAI_STATUS_SUCCESS on success</w:delText>
        </w:r>
      </w:del>
    </w:p>
    <w:p w:rsidR="007C0B8D" w:rsidDel="009A169A" w:rsidRDefault="007C0B8D" w:rsidP="007C0B8D">
      <w:pPr>
        <w:pStyle w:val="code"/>
        <w:rPr>
          <w:del w:id="1557" w:author="Matty Kadosh" w:date="2015-08-01T16:20:00Z"/>
        </w:rPr>
      </w:pPr>
      <w:del w:id="1558" w:author="Matty Kadosh" w:date="2015-08-01T16:20:00Z">
        <w:r w:rsidDel="009A169A">
          <w:delText>*    Failure status code on error</w:delText>
        </w:r>
      </w:del>
    </w:p>
    <w:p w:rsidR="007C0B8D" w:rsidDel="009A169A" w:rsidRDefault="007C0B8D" w:rsidP="007C0B8D">
      <w:pPr>
        <w:pStyle w:val="code"/>
        <w:rPr>
          <w:del w:id="1559" w:author="Matty Kadosh" w:date="2015-08-01T16:20:00Z"/>
        </w:rPr>
      </w:pPr>
      <w:del w:id="1560" w:author="Matty Kadosh" w:date="2015-08-01T16:20:00Z">
        <w:r w:rsidDel="009A169A">
          <w:delText>*/</w:delText>
        </w:r>
      </w:del>
    </w:p>
    <w:p w:rsidR="007C0B8D" w:rsidDel="009A169A" w:rsidRDefault="007C0B8D" w:rsidP="007C0B8D">
      <w:pPr>
        <w:pStyle w:val="code"/>
        <w:rPr>
          <w:del w:id="1561" w:author="Matty Kadosh" w:date="2015-08-01T16:20:00Z"/>
        </w:rPr>
      </w:pPr>
    </w:p>
    <w:p w:rsidR="007C0B8D" w:rsidDel="009A169A" w:rsidRDefault="007C0B8D" w:rsidP="007C0B8D">
      <w:pPr>
        <w:pStyle w:val="code"/>
        <w:rPr>
          <w:del w:id="1562" w:author="Matty Kadosh" w:date="2015-08-01T16:20:00Z"/>
        </w:rPr>
      </w:pPr>
      <w:del w:id="1563" w:author="Matty Kadosh" w:date="2015-08-01T16:20:00Z">
        <w:r w:rsidDel="009A169A">
          <w:delText>typedef sai_status_t (*</w:delText>
        </w:r>
        <w:r w:rsidRPr="007C0B8D" w:rsidDel="009A169A">
          <w:delText>sai_</w:delText>
        </w:r>
        <w:r w:rsidDel="009A169A">
          <w:delText>remove</w:delText>
        </w:r>
        <w:r w:rsidR="006D4B6F" w:rsidDel="009A169A">
          <w:delText>_buffer_pool</w:delText>
        </w:r>
        <w:r w:rsidRPr="007C0B8D" w:rsidDel="009A169A">
          <w:delText>_fn)(</w:delText>
        </w:r>
      </w:del>
    </w:p>
    <w:p w:rsidR="007C0B8D" w:rsidDel="009A169A" w:rsidRDefault="008D0977" w:rsidP="00F333EB">
      <w:pPr>
        <w:pStyle w:val="code"/>
        <w:rPr>
          <w:del w:id="1564" w:author="Matty Kadosh" w:date="2015-08-01T16:20:00Z"/>
        </w:rPr>
      </w:pPr>
      <w:del w:id="1565" w:author="Matty Kadosh" w:date="2015-08-01T16:20:00Z">
        <w:r w:rsidDel="009A169A">
          <w:delText xml:space="preserve">    </w:delText>
        </w:r>
        <w:r w:rsidR="00F333EB" w:rsidDel="009A169A">
          <w:delText xml:space="preserve">                   </w:delText>
        </w:r>
        <w:r w:rsidDel="009A169A">
          <w:delText xml:space="preserve">_in_ </w:delText>
        </w:r>
        <w:r w:rsidR="006D4B6F" w:rsidDel="009A169A">
          <w:delText>sai_object</w:delText>
        </w:r>
        <w:r w:rsidR="007C0B8D" w:rsidDel="009A169A">
          <w:delText>_id_t*</w:delText>
        </w:r>
        <w:r w:rsidR="007C0B8D" w:rsidRPr="00EE6E17" w:rsidDel="009A169A">
          <w:delText xml:space="preserve"> </w:delText>
        </w:r>
        <w:r w:rsidR="006D4B6F" w:rsidDel="009A169A">
          <w:delText>pool</w:delText>
        </w:r>
        <w:r w:rsidR="00F333EB" w:rsidDel="009A169A">
          <w:delText>_id</w:delText>
        </w:r>
        <w:r w:rsidR="007C0B8D" w:rsidDel="009A169A">
          <w:delText>);</w:delText>
        </w:r>
      </w:del>
    </w:p>
    <w:p w:rsidR="007C0B8D" w:rsidDel="009A169A" w:rsidRDefault="007C0B8D" w:rsidP="007C0B8D">
      <w:pPr>
        <w:pStyle w:val="code"/>
        <w:rPr>
          <w:del w:id="1566" w:author="Matty Kadosh" w:date="2015-08-01T16:20:00Z"/>
        </w:rPr>
      </w:pPr>
    </w:p>
    <w:p w:rsidR="007C0B8D" w:rsidDel="009A169A" w:rsidRDefault="007C0B8D" w:rsidP="007C0B8D">
      <w:pPr>
        <w:pStyle w:val="code"/>
        <w:rPr>
          <w:del w:id="1567" w:author="Matty Kadosh" w:date="2015-08-01T16:20:00Z"/>
        </w:rPr>
      </w:pPr>
    </w:p>
    <w:p w:rsidR="007C0B8D" w:rsidDel="009A169A" w:rsidRDefault="007C0B8D" w:rsidP="007C0B8D">
      <w:pPr>
        <w:pStyle w:val="code"/>
        <w:rPr>
          <w:del w:id="1568" w:author="Matty Kadosh" w:date="2015-08-01T16:20:00Z"/>
        </w:rPr>
      </w:pPr>
    </w:p>
    <w:p w:rsidR="007C0B8D" w:rsidDel="009A169A" w:rsidRDefault="007C0B8D" w:rsidP="007C0B8D">
      <w:pPr>
        <w:pStyle w:val="code"/>
        <w:rPr>
          <w:del w:id="1569" w:author="Matty Kadosh" w:date="2015-08-01T16:20:00Z"/>
        </w:rPr>
      </w:pPr>
    </w:p>
    <w:p w:rsidR="007C0B8D" w:rsidDel="009A169A" w:rsidRDefault="007C0B8D" w:rsidP="007C0B8D">
      <w:pPr>
        <w:pStyle w:val="code"/>
        <w:rPr>
          <w:del w:id="1570" w:author="Matty Kadosh" w:date="2015-08-01T16:20:00Z"/>
        </w:rPr>
      </w:pPr>
    </w:p>
    <w:p w:rsidR="007C0B8D" w:rsidDel="009A169A" w:rsidRDefault="007C0B8D" w:rsidP="007C0B8D">
      <w:pPr>
        <w:pStyle w:val="code"/>
        <w:rPr>
          <w:del w:id="1571" w:author="Matty Kadosh" w:date="2015-08-01T16:20:00Z"/>
        </w:rPr>
      </w:pPr>
    </w:p>
    <w:p w:rsidR="007C0B8D" w:rsidDel="009A169A" w:rsidRDefault="007C0B8D" w:rsidP="007C0B8D">
      <w:pPr>
        <w:pStyle w:val="code"/>
        <w:rPr>
          <w:del w:id="1572" w:author="Matty Kadosh" w:date="2015-08-01T16:20:00Z"/>
        </w:rPr>
      </w:pPr>
    </w:p>
    <w:p w:rsidR="007C0B8D" w:rsidDel="009A169A" w:rsidRDefault="007C0B8D" w:rsidP="007C0B8D">
      <w:pPr>
        <w:pStyle w:val="code"/>
        <w:rPr>
          <w:del w:id="1573" w:author="Matty Kadosh" w:date="2015-08-01T16:20:00Z"/>
        </w:rPr>
      </w:pPr>
    </w:p>
    <w:p w:rsidR="007C0B8D" w:rsidDel="009A169A" w:rsidRDefault="007C0B8D" w:rsidP="007C0B8D">
      <w:pPr>
        <w:pStyle w:val="code"/>
        <w:rPr>
          <w:del w:id="1574" w:author="Matty Kadosh" w:date="2015-08-01T16:20:00Z"/>
        </w:rPr>
      </w:pPr>
    </w:p>
    <w:p w:rsidR="007C0B8D" w:rsidDel="009A169A" w:rsidRDefault="007C0B8D" w:rsidP="007C0B8D">
      <w:pPr>
        <w:pStyle w:val="code"/>
        <w:rPr>
          <w:del w:id="1575" w:author="Matty Kadosh" w:date="2015-08-01T16:20:00Z"/>
        </w:rPr>
      </w:pPr>
    </w:p>
    <w:p w:rsidR="007C0B8D" w:rsidDel="009A169A" w:rsidRDefault="007C0B8D" w:rsidP="007C0B8D">
      <w:pPr>
        <w:pStyle w:val="code"/>
        <w:rPr>
          <w:del w:id="1576" w:author="Matty Kadosh" w:date="2015-08-01T16:20:00Z"/>
        </w:rPr>
      </w:pPr>
    </w:p>
    <w:p w:rsidR="007C0B8D" w:rsidDel="009A169A" w:rsidRDefault="007C0B8D" w:rsidP="007C0B8D">
      <w:pPr>
        <w:pStyle w:val="code"/>
        <w:rPr>
          <w:del w:id="1577" w:author="Matty Kadosh" w:date="2015-08-01T16:20:00Z"/>
        </w:rPr>
      </w:pPr>
    </w:p>
    <w:p w:rsidR="007C0B8D" w:rsidRPr="007C0B8D" w:rsidDel="009A169A" w:rsidRDefault="007C0B8D" w:rsidP="007C0B8D">
      <w:pPr>
        <w:pStyle w:val="code"/>
        <w:rPr>
          <w:del w:id="1578" w:author="Matty Kadosh" w:date="2015-08-01T16:20:00Z"/>
        </w:rPr>
      </w:pPr>
      <w:del w:id="1579" w:author="Matty Kadosh" w:date="2015-08-01T16:20:00Z">
        <w:r w:rsidRPr="007C0B8D" w:rsidDel="009A169A">
          <w:delText>/*</w:delText>
        </w:r>
      </w:del>
    </w:p>
    <w:p w:rsidR="007C0B8D" w:rsidRPr="007C0B8D" w:rsidDel="009A169A" w:rsidRDefault="007C0B8D" w:rsidP="007C0B8D">
      <w:pPr>
        <w:pStyle w:val="code"/>
        <w:rPr>
          <w:del w:id="1580" w:author="Matty Kadosh" w:date="2015-08-01T16:20:00Z"/>
        </w:rPr>
      </w:pPr>
      <w:del w:id="1581" w:author="Matty Kadosh" w:date="2015-08-01T16:20:00Z">
        <w:r w:rsidRPr="007C0B8D" w:rsidDel="009A169A">
          <w:delText>* Routine Description:</w:delText>
        </w:r>
      </w:del>
    </w:p>
    <w:p w:rsidR="007C0B8D" w:rsidRPr="007C0B8D" w:rsidDel="009A169A" w:rsidRDefault="007C0B8D" w:rsidP="007C0B8D">
      <w:pPr>
        <w:pStyle w:val="code"/>
        <w:rPr>
          <w:del w:id="1582" w:author="Matty Kadosh" w:date="2015-08-01T16:20:00Z"/>
        </w:rPr>
      </w:pPr>
      <w:del w:id="1583" w:author="Matty Kadosh" w:date="2015-08-01T16:20:00Z">
        <w:r w:rsidRPr="007C0B8D" w:rsidDel="009A169A">
          <w:delText>* set buffer</w:delText>
        </w:r>
        <w:r w:rsidR="006D4B6F" w:rsidDel="009A169A">
          <w:delText xml:space="preserve"> pool</w:delText>
        </w:r>
        <w:r w:rsidRPr="007C0B8D" w:rsidDel="009A169A">
          <w:delText xml:space="preserve"> attributes.</w:delText>
        </w:r>
      </w:del>
    </w:p>
    <w:p w:rsidR="007C0B8D" w:rsidRPr="007C0B8D" w:rsidDel="009A169A" w:rsidRDefault="007C0B8D" w:rsidP="007C0B8D">
      <w:pPr>
        <w:pStyle w:val="code"/>
        <w:rPr>
          <w:del w:id="1584" w:author="Matty Kadosh" w:date="2015-08-01T16:20:00Z"/>
        </w:rPr>
      </w:pPr>
      <w:del w:id="1585" w:author="Matty Kadosh" w:date="2015-08-01T16:20:00Z">
        <w:r w:rsidRPr="007C0B8D" w:rsidDel="009A169A">
          <w:delText>* Arguments:</w:delText>
        </w:r>
      </w:del>
    </w:p>
    <w:p w:rsidR="007C0B8D" w:rsidRPr="007C0B8D" w:rsidDel="009A169A" w:rsidRDefault="006D4B6F" w:rsidP="007C0B8D">
      <w:pPr>
        <w:pStyle w:val="code"/>
        <w:rPr>
          <w:del w:id="1586" w:author="Matty Kadosh" w:date="2015-08-01T16:20:00Z"/>
        </w:rPr>
      </w:pPr>
      <w:del w:id="1587" w:author="Matty Kadosh" w:date="2015-08-01T16:20:00Z">
        <w:r w:rsidDel="009A169A">
          <w:delText>* [in] pool</w:delText>
        </w:r>
        <w:r w:rsidR="001E208A" w:rsidDel="009A169A">
          <w:delText>_id – pool</w:delText>
        </w:r>
        <w:r w:rsidR="007C0B8D" w:rsidRPr="007C0B8D" w:rsidDel="009A169A">
          <w:delText xml:space="preserve"> id </w:delText>
        </w:r>
      </w:del>
    </w:p>
    <w:p w:rsidR="008D0977" w:rsidDel="009A169A" w:rsidRDefault="007C0B8D" w:rsidP="008D0977">
      <w:pPr>
        <w:pStyle w:val="code"/>
        <w:rPr>
          <w:del w:id="1588" w:author="Matty Kadosh" w:date="2015-08-01T16:20:00Z"/>
        </w:rPr>
      </w:pPr>
      <w:del w:id="1589" w:author="Matty Kadosh" w:date="2015-08-01T16:20:00Z">
        <w:r w:rsidRPr="007C0B8D" w:rsidDel="009A169A">
          <w:delText xml:space="preserve">* </w:delText>
        </w:r>
        <w:r w:rsidR="008D0977" w:rsidDel="009A169A">
          <w:delText>[in]</w:delText>
        </w:r>
        <w:r w:rsidR="008D0977" w:rsidRPr="00144C06" w:rsidDel="009A169A">
          <w:delText xml:space="preserve"> </w:delText>
        </w:r>
        <w:r w:rsidR="008D0977" w:rsidDel="009A169A">
          <w:delText>attr_count - n</w:delText>
        </w:r>
        <w:r w:rsidR="008D0977" w:rsidRPr="00144C06" w:rsidDel="009A169A">
          <w:delText>umber of attributes</w:delText>
        </w:r>
      </w:del>
    </w:p>
    <w:p w:rsidR="007C0B8D" w:rsidRPr="007C0B8D" w:rsidDel="009A169A" w:rsidRDefault="008D0977" w:rsidP="008D0977">
      <w:pPr>
        <w:pStyle w:val="code"/>
        <w:rPr>
          <w:del w:id="1590" w:author="Matty Kadosh" w:date="2015-08-01T16:20:00Z"/>
        </w:rPr>
      </w:pPr>
      <w:del w:id="1591"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007C0B8D" w:rsidRPr="007C0B8D" w:rsidDel="009A169A">
          <w:delText xml:space="preserve"> </w:delText>
        </w:r>
      </w:del>
    </w:p>
    <w:p w:rsidR="007C0B8D" w:rsidRPr="007C0B8D" w:rsidDel="009A169A" w:rsidRDefault="007C0B8D" w:rsidP="007C0B8D">
      <w:pPr>
        <w:pStyle w:val="code"/>
        <w:rPr>
          <w:del w:id="1592" w:author="Matty Kadosh" w:date="2015-08-01T16:20:00Z"/>
        </w:rPr>
      </w:pPr>
      <w:del w:id="1593" w:author="Matty Kadosh" w:date="2015-08-01T16:20:00Z">
        <w:r w:rsidRPr="007C0B8D" w:rsidDel="009A169A">
          <w:delText>*</w:delText>
        </w:r>
      </w:del>
    </w:p>
    <w:p w:rsidR="007C0B8D" w:rsidRPr="007C0B8D" w:rsidDel="009A169A" w:rsidRDefault="007C0B8D" w:rsidP="007C0B8D">
      <w:pPr>
        <w:pStyle w:val="code"/>
        <w:rPr>
          <w:del w:id="1594" w:author="Matty Kadosh" w:date="2015-08-01T16:20:00Z"/>
        </w:rPr>
      </w:pPr>
      <w:del w:id="1595" w:author="Matty Kadosh" w:date="2015-08-01T16:20:00Z">
        <w:r w:rsidRPr="007C0B8D" w:rsidDel="009A169A">
          <w:delText>* Return Values:</w:delText>
        </w:r>
      </w:del>
    </w:p>
    <w:p w:rsidR="007C0B8D" w:rsidRPr="007C0B8D" w:rsidDel="009A169A" w:rsidRDefault="007C0B8D" w:rsidP="007C0B8D">
      <w:pPr>
        <w:pStyle w:val="code"/>
        <w:rPr>
          <w:del w:id="1596" w:author="Matty Kadosh" w:date="2015-08-01T16:20:00Z"/>
        </w:rPr>
      </w:pPr>
      <w:del w:id="1597" w:author="Matty Kadosh" w:date="2015-08-01T16:20:00Z">
        <w:r w:rsidRPr="007C0B8D" w:rsidDel="009A169A">
          <w:delText>* SAI_STATUS_SUCCESS on success</w:delText>
        </w:r>
      </w:del>
    </w:p>
    <w:p w:rsidR="007C0B8D" w:rsidRPr="007C0B8D" w:rsidDel="009A169A" w:rsidRDefault="007C0B8D" w:rsidP="007C0B8D">
      <w:pPr>
        <w:pStyle w:val="code"/>
        <w:rPr>
          <w:del w:id="1598" w:author="Matty Kadosh" w:date="2015-08-01T16:20:00Z"/>
        </w:rPr>
      </w:pPr>
      <w:del w:id="1599" w:author="Matty Kadosh" w:date="2015-08-01T16:20:00Z">
        <w:r w:rsidRPr="007C0B8D" w:rsidDel="009A169A">
          <w:delText>* Failure status code on error</w:delText>
        </w:r>
      </w:del>
    </w:p>
    <w:p w:rsidR="007C0B8D" w:rsidRPr="007C0B8D" w:rsidDel="009A169A" w:rsidRDefault="007C0B8D" w:rsidP="007C0B8D">
      <w:pPr>
        <w:pStyle w:val="code"/>
        <w:rPr>
          <w:del w:id="1600" w:author="Matty Kadosh" w:date="2015-08-01T16:20:00Z"/>
        </w:rPr>
      </w:pPr>
      <w:del w:id="1601" w:author="Matty Kadosh" w:date="2015-08-01T16:20:00Z">
        <w:r w:rsidRPr="007C0B8D" w:rsidDel="009A169A">
          <w:delText>*/</w:delText>
        </w:r>
      </w:del>
    </w:p>
    <w:p w:rsidR="007C0B8D" w:rsidDel="009A169A" w:rsidRDefault="007C0B8D" w:rsidP="007C0B8D">
      <w:pPr>
        <w:pStyle w:val="code"/>
        <w:rPr>
          <w:del w:id="1602" w:author="Matty Kadosh" w:date="2015-08-01T16:20:00Z"/>
        </w:rPr>
      </w:pPr>
      <w:del w:id="1603" w:author="Matty Kadosh" w:date="2015-08-01T16:20:00Z">
        <w:r w:rsidRPr="007C0B8D" w:rsidDel="009A169A">
          <w:delText>typedef sai_status_t (*sai_set_buffer_</w:delText>
        </w:r>
        <w:r w:rsidR="001E208A" w:rsidDel="009A169A">
          <w:delText>pool_</w:delText>
        </w:r>
        <w:r w:rsidRPr="007C0B8D" w:rsidDel="009A169A">
          <w:delText>attr_fn)(</w:delText>
        </w:r>
      </w:del>
    </w:p>
    <w:p w:rsidR="008D0977" w:rsidDel="009A169A" w:rsidRDefault="008D0977" w:rsidP="00F333EB">
      <w:pPr>
        <w:pStyle w:val="code"/>
        <w:rPr>
          <w:del w:id="1604" w:author="Matty Kadosh" w:date="2015-08-01T16:20:00Z"/>
        </w:rPr>
      </w:pPr>
      <w:del w:id="1605" w:author="Matty Kadosh" w:date="2015-08-01T16:20:00Z">
        <w:r w:rsidDel="009A169A">
          <w:delText xml:space="preserve">      </w:delText>
        </w:r>
        <w:r w:rsidDel="009A169A">
          <w:tab/>
        </w:r>
        <w:r w:rsidDel="009A169A">
          <w:tab/>
        </w:r>
        <w:r w:rsidDel="009A169A">
          <w:tab/>
          <w:delText xml:space="preserve"> </w:delText>
        </w:r>
        <w:r w:rsidR="006D4B6F"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rsidR="008D0977" w:rsidDel="009A169A" w:rsidRDefault="008D0977" w:rsidP="008D0977">
      <w:pPr>
        <w:pStyle w:val="code"/>
        <w:rPr>
          <w:del w:id="1606" w:author="Matty Kadosh" w:date="2015-08-01T16:20:00Z"/>
        </w:rPr>
      </w:pPr>
      <w:del w:id="1607" w:author="Matty Kadosh" w:date="2015-08-01T16:20:00Z">
        <w:r w:rsidDel="009A169A">
          <w:delText xml:space="preserve">    </w:delText>
        </w:r>
        <w:r w:rsidDel="009A169A">
          <w:tab/>
        </w:r>
        <w:r w:rsidDel="009A169A">
          <w:tab/>
          <w:delText xml:space="preserve"> </w:delText>
        </w:r>
        <w:r w:rsidDel="009A169A">
          <w:tab/>
          <w:delText xml:space="preserve"> </w:delText>
        </w:r>
        <w:r w:rsidR="00F333EB" w:rsidDel="009A169A">
          <w:delText>_In_ sai_attr_t * attr);</w:delText>
        </w:r>
      </w:del>
    </w:p>
    <w:p w:rsidR="008D0977" w:rsidDel="009A169A" w:rsidRDefault="008D0977" w:rsidP="008D0977">
      <w:pPr>
        <w:pStyle w:val="code"/>
        <w:rPr>
          <w:del w:id="1608" w:author="Matty Kadosh" w:date="2015-08-01T16:20:00Z"/>
        </w:rPr>
      </w:pPr>
      <w:del w:id="1609" w:author="Matty Kadosh" w:date="2015-08-01T16:20:00Z">
        <w:r w:rsidDel="009A169A">
          <w:delText>);</w:delText>
        </w:r>
      </w:del>
    </w:p>
    <w:p w:rsidR="008D0977" w:rsidDel="009A169A" w:rsidRDefault="008D0977" w:rsidP="008D0977">
      <w:pPr>
        <w:pStyle w:val="code"/>
        <w:rPr>
          <w:del w:id="1610" w:author="Matty Kadosh" w:date="2015-08-01T16:20:00Z"/>
        </w:rPr>
      </w:pPr>
    </w:p>
    <w:p w:rsidR="008D0977" w:rsidRPr="007C0B8D" w:rsidDel="009A169A" w:rsidRDefault="008D0977" w:rsidP="008D0977">
      <w:pPr>
        <w:pStyle w:val="code"/>
        <w:rPr>
          <w:del w:id="1611" w:author="Matty Kadosh" w:date="2015-08-01T16:20:00Z"/>
        </w:rPr>
      </w:pPr>
      <w:del w:id="1612" w:author="Matty Kadosh" w:date="2015-08-01T16:20:00Z">
        <w:r w:rsidRPr="007C0B8D" w:rsidDel="009A169A">
          <w:delText>/*</w:delText>
        </w:r>
      </w:del>
    </w:p>
    <w:p w:rsidR="008D0977" w:rsidRPr="007C0B8D" w:rsidDel="009A169A" w:rsidRDefault="008D0977" w:rsidP="008D0977">
      <w:pPr>
        <w:pStyle w:val="code"/>
        <w:rPr>
          <w:del w:id="1613" w:author="Matty Kadosh" w:date="2015-08-01T16:20:00Z"/>
        </w:rPr>
      </w:pPr>
      <w:del w:id="1614" w:author="Matty Kadosh" w:date="2015-08-01T16:20:00Z">
        <w:r w:rsidRPr="007C0B8D" w:rsidDel="009A169A">
          <w:delText>* Routine Description:</w:delText>
        </w:r>
      </w:del>
    </w:p>
    <w:p w:rsidR="008D0977" w:rsidRPr="007C0B8D" w:rsidDel="009A169A" w:rsidRDefault="008D0977" w:rsidP="008D0977">
      <w:pPr>
        <w:pStyle w:val="code"/>
        <w:rPr>
          <w:del w:id="1615" w:author="Matty Kadosh" w:date="2015-08-01T16:20:00Z"/>
        </w:rPr>
      </w:pPr>
      <w:del w:id="1616" w:author="Matty Kadosh" w:date="2015-08-01T16:20:00Z">
        <w:r w:rsidDel="009A169A">
          <w:delText>* get</w:delText>
        </w:r>
        <w:r w:rsidRPr="007C0B8D" w:rsidDel="009A169A">
          <w:delText xml:space="preserve"> buffer</w:delText>
        </w:r>
        <w:r w:rsidR="001E208A" w:rsidDel="009A169A">
          <w:delText xml:space="preserve"> pool</w:delText>
        </w:r>
        <w:r w:rsidRPr="007C0B8D" w:rsidDel="009A169A">
          <w:delText xml:space="preserve"> attributes.</w:delText>
        </w:r>
      </w:del>
    </w:p>
    <w:p w:rsidR="008D0977" w:rsidRPr="007C0B8D" w:rsidDel="009A169A" w:rsidRDefault="008D0977" w:rsidP="008D0977">
      <w:pPr>
        <w:pStyle w:val="code"/>
        <w:rPr>
          <w:del w:id="1617" w:author="Matty Kadosh" w:date="2015-08-01T16:20:00Z"/>
        </w:rPr>
      </w:pPr>
      <w:del w:id="1618" w:author="Matty Kadosh" w:date="2015-08-01T16:20:00Z">
        <w:r w:rsidRPr="007C0B8D" w:rsidDel="009A169A">
          <w:delText>* Arguments:</w:delText>
        </w:r>
      </w:del>
    </w:p>
    <w:p w:rsidR="008D0977" w:rsidRPr="007C0B8D" w:rsidDel="009A169A" w:rsidRDefault="001E208A" w:rsidP="008D0977">
      <w:pPr>
        <w:pStyle w:val="code"/>
        <w:rPr>
          <w:del w:id="1619" w:author="Matty Kadosh" w:date="2015-08-01T16:20:00Z"/>
        </w:rPr>
      </w:pPr>
      <w:del w:id="1620" w:author="Matty Kadosh" w:date="2015-08-01T16:20:00Z">
        <w:r w:rsidDel="009A169A">
          <w:delText>* [in] pool_id – pool</w:delText>
        </w:r>
        <w:r w:rsidR="008D0977" w:rsidRPr="007C0B8D" w:rsidDel="009A169A">
          <w:delText xml:space="preserve"> id </w:delText>
        </w:r>
      </w:del>
    </w:p>
    <w:p w:rsidR="008D0977" w:rsidDel="009A169A" w:rsidRDefault="008D0977" w:rsidP="008D0977">
      <w:pPr>
        <w:pStyle w:val="code"/>
        <w:rPr>
          <w:del w:id="1621" w:author="Matty Kadosh" w:date="2015-08-01T16:20:00Z"/>
        </w:rPr>
      </w:pPr>
      <w:del w:id="162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rsidR="008D0977" w:rsidRPr="007C0B8D" w:rsidDel="009A169A" w:rsidRDefault="008D0977" w:rsidP="008D0977">
      <w:pPr>
        <w:pStyle w:val="code"/>
        <w:rPr>
          <w:del w:id="1623" w:author="Matty Kadosh" w:date="2015-08-01T16:20:00Z"/>
        </w:rPr>
      </w:pPr>
      <w:del w:id="1624"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rsidR="008D0977" w:rsidRPr="007C0B8D" w:rsidDel="009A169A" w:rsidRDefault="008D0977" w:rsidP="008D0977">
      <w:pPr>
        <w:pStyle w:val="code"/>
        <w:rPr>
          <w:del w:id="1625" w:author="Matty Kadosh" w:date="2015-08-01T16:20:00Z"/>
        </w:rPr>
      </w:pPr>
      <w:del w:id="1626" w:author="Matty Kadosh" w:date="2015-08-01T16:20:00Z">
        <w:r w:rsidRPr="007C0B8D" w:rsidDel="009A169A">
          <w:delText>*</w:delText>
        </w:r>
      </w:del>
    </w:p>
    <w:p w:rsidR="008D0977" w:rsidRPr="007C0B8D" w:rsidDel="009A169A" w:rsidRDefault="008D0977" w:rsidP="008D0977">
      <w:pPr>
        <w:pStyle w:val="code"/>
        <w:rPr>
          <w:del w:id="1627" w:author="Matty Kadosh" w:date="2015-08-01T16:20:00Z"/>
        </w:rPr>
      </w:pPr>
      <w:del w:id="1628" w:author="Matty Kadosh" w:date="2015-08-01T16:20:00Z">
        <w:r w:rsidRPr="007C0B8D" w:rsidDel="009A169A">
          <w:delText>* Return Values:</w:delText>
        </w:r>
      </w:del>
    </w:p>
    <w:p w:rsidR="008D0977" w:rsidRPr="007C0B8D" w:rsidDel="009A169A" w:rsidRDefault="008D0977" w:rsidP="008D0977">
      <w:pPr>
        <w:pStyle w:val="code"/>
        <w:rPr>
          <w:del w:id="1629" w:author="Matty Kadosh" w:date="2015-08-01T16:20:00Z"/>
        </w:rPr>
      </w:pPr>
      <w:del w:id="1630" w:author="Matty Kadosh" w:date="2015-08-01T16:20:00Z">
        <w:r w:rsidRPr="007C0B8D" w:rsidDel="009A169A">
          <w:delText>* SAI_STATUS_SUCCESS on success</w:delText>
        </w:r>
      </w:del>
    </w:p>
    <w:p w:rsidR="008D0977" w:rsidRPr="007C0B8D" w:rsidDel="009A169A" w:rsidRDefault="008D0977" w:rsidP="008D0977">
      <w:pPr>
        <w:pStyle w:val="code"/>
        <w:rPr>
          <w:del w:id="1631" w:author="Matty Kadosh" w:date="2015-08-01T16:20:00Z"/>
        </w:rPr>
      </w:pPr>
      <w:del w:id="1632" w:author="Matty Kadosh" w:date="2015-08-01T16:20:00Z">
        <w:r w:rsidRPr="007C0B8D" w:rsidDel="009A169A">
          <w:delText>* Failure status code on error</w:delText>
        </w:r>
      </w:del>
    </w:p>
    <w:p w:rsidR="008D0977" w:rsidRPr="007C0B8D" w:rsidDel="009A169A" w:rsidRDefault="008D0977" w:rsidP="008D0977">
      <w:pPr>
        <w:pStyle w:val="code"/>
        <w:rPr>
          <w:del w:id="1633" w:author="Matty Kadosh" w:date="2015-08-01T16:20:00Z"/>
        </w:rPr>
      </w:pPr>
      <w:del w:id="1634" w:author="Matty Kadosh" w:date="2015-08-01T16:20:00Z">
        <w:r w:rsidRPr="007C0B8D" w:rsidDel="009A169A">
          <w:delText>*/</w:delText>
        </w:r>
      </w:del>
    </w:p>
    <w:p w:rsidR="008D0977" w:rsidDel="009A169A" w:rsidRDefault="008D0977" w:rsidP="008D0977">
      <w:pPr>
        <w:pStyle w:val="code"/>
        <w:rPr>
          <w:del w:id="1635" w:author="Matty Kadosh" w:date="2015-08-01T16:20:00Z"/>
        </w:rPr>
      </w:pPr>
      <w:del w:id="1636" w:author="Matty Kadosh" w:date="2015-08-01T16:20:00Z">
        <w:r w:rsidDel="009A169A">
          <w:delText>typedef sai_status_t (*sai_g</w:delText>
        </w:r>
        <w:r w:rsidRPr="007C0B8D" w:rsidDel="009A169A">
          <w:delText>et_buffer_</w:delText>
        </w:r>
        <w:r w:rsidR="001E208A" w:rsidDel="009A169A">
          <w:delText>pool_</w:delText>
        </w:r>
        <w:r w:rsidRPr="007C0B8D" w:rsidDel="009A169A">
          <w:delText>attr_fn)(</w:delText>
        </w:r>
      </w:del>
    </w:p>
    <w:p w:rsidR="008D0977" w:rsidDel="009A169A" w:rsidRDefault="008D0977" w:rsidP="008D0977">
      <w:pPr>
        <w:pStyle w:val="code"/>
        <w:rPr>
          <w:del w:id="1637" w:author="Matty Kadosh" w:date="2015-08-01T16:20:00Z"/>
        </w:rPr>
      </w:pPr>
      <w:del w:id="1638" w:author="Matty Kadosh" w:date="2015-08-01T16:20:00Z">
        <w:r w:rsidDel="009A169A">
          <w:delText xml:space="preserve">      </w:delText>
        </w:r>
        <w:r w:rsidDel="009A169A">
          <w:tab/>
        </w:r>
        <w:r w:rsidDel="009A169A">
          <w:tab/>
        </w:r>
        <w:r w:rsidDel="009A169A">
          <w:tab/>
          <w:delText xml:space="preserve"> </w:delText>
        </w:r>
        <w:r w:rsidR="001E208A"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rsidR="008D0977" w:rsidDel="009A169A" w:rsidRDefault="008D0977" w:rsidP="008D0977">
      <w:pPr>
        <w:pStyle w:val="code"/>
        <w:rPr>
          <w:del w:id="1639" w:author="Matty Kadosh" w:date="2015-08-01T16:20:00Z"/>
        </w:rPr>
      </w:pPr>
      <w:del w:id="1640" w:author="Matty Kadosh" w:date="2015-08-01T16:20:00Z">
        <w:r w:rsidDel="009A169A">
          <w:delText xml:space="preserve">    </w:delText>
        </w:r>
        <w:r w:rsidDel="009A169A">
          <w:tab/>
        </w:r>
        <w:r w:rsidDel="009A169A">
          <w:tab/>
        </w:r>
        <w:r w:rsidDel="009A169A">
          <w:tab/>
          <w:delText xml:space="preserve"> _In_ int attr_count,</w:delText>
        </w:r>
      </w:del>
    </w:p>
    <w:p w:rsidR="008D0977" w:rsidDel="009A169A" w:rsidRDefault="008D0977" w:rsidP="008D0977">
      <w:pPr>
        <w:pStyle w:val="code"/>
        <w:rPr>
          <w:del w:id="1641" w:author="Matty Kadosh" w:date="2015-08-01T16:20:00Z"/>
        </w:rPr>
      </w:pPr>
      <w:del w:id="1642"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rsidR="008D0977" w:rsidRPr="007C0B8D" w:rsidDel="009A169A" w:rsidRDefault="008D0977" w:rsidP="007C0B8D">
      <w:pPr>
        <w:pStyle w:val="code"/>
        <w:rPr>
          <w:del w:id="1643" w:author="Matty Kadosh" w:date="2015-08-01T16:20:00Z"/>
        </w:rPr>
      </w:pPr>
      <w:del w:id="1644" w:author="Matty Kadosh" w:date="2015-08-01T16:20:00Z">
        <w:r w:rsidDel="009A169A">
          <w:delText>);</w:delText>
        </w:r>
      </w:del>
    </w:p>
    <w:p w:rsidR="00C82EF0" w:rsidDel="009A169A" w:rsidRDefault="00C82EF0" w:rsidP="001053E1">
      <w:pPr>
        <w:pStyle w:val="NoSpacing"/>
        <w:rPr>
          <w:del w:id="1645" w:author="Matty Kadosh" w:date="2015-08-01T16:20:00Z"/>
          <w:rFonts w:asciiTheme="minorHAnsi" w:hAnsiTheme="minorHAnsi" w:cstheme="minorHAnsi"/>
        </w:rPr>
      </w:pPr>
    </w:p>
    <w:p w:rsidR="007C0B8D" w:rsidRPr="00464E4A" w:rsidDel="009A169A" w:rsidRDefault="007C0B8D" w:rsidP="00422345">
      <w:pPr>
        <w:pStyle w:val="Heading3"/>
        <w:rPr>
          <w:del w:id="1646" w:author="Matty Kadosh" w:date="2015-08-01T16:20:00Z"/>
        </w:rPr>
      </w:pPr>
      <w:del w:id="1647" w:author="Matty Kadosh" w:date="2015-08-01T16:20:00Z">
        <w:r w:rsidDel="009A169A">
          <w:delText xml:space="preserve">Buffer </w:delText>
        </w:r>
        <w:r w:rsidR="00422345" w:rsidDel="009A169A">
          <w:delText xml:space="preserve">profile configuration </w:delText>
        </w:r>
      </w:del>
    </w:p>
    <w:p w:rsidR="008A6D58" w:rsidRPr="008A6D58" w:rsidDel="009A169A" w:rsidRDefault="008A6D58" w:rsidP="008A6D58">
      <w:pPr>
        <w:pStyle w:val="code"/>
        <w:rPr>
          <w:del w:id="1648" w:author="Matty Kadosh" w:date="2015-08-01T16:20:00Z"/>
          <w:bCs/>
        </w:rPr>
      </w:pPr>
    </w:p>
    <w:p w:rsidR="008D0977" w:rsidRPr="001053E1" w:rsidDel="009A169A" w:rsidRDefault="008D0977" w:rsidP="00D64D13">
      <w:pPr>
        <w:pStyle w:val="code"/>
        <w:rPr>
          <w:del w:id="1649" w:author="Matty Kadosh" w:date="2015-08-01T16:20:00Z"/>
        </w:rPr>
      </w:pPr>
      <w:del w:id="1650" w:author="Matty Kadosh" w:date="2015-08-01T16:20:00Z">
        <w:r w:rsidDel="009A169A">
          <w:delText xml:space="preserve">typedef struct  </w:delText>
        </w:r>
        <w:r w:rsidR="00847A3B" w:rsidDel="009A169A">
          <w:delText>sai</w:delText>
        </w:r>
        <w:r w:rsidR="00D64D13" w:rsidDel="009A169A">
          <w:delText>_</w:delText>
        </w:r>
        <w:r w:rsidR="00847A3B" w:rsidDel="009A169A">
          <w:delText>b</w:delText>
        </w:r>
        <w:r w:rsidDel="009A169A">
          <w:delText>uffer_</w:delText>
        </w:r>
        <w:r w:rsidR="00847A3B" w:rsidDel="009A169A">
          <w:delText>profile_</w:delText>
        </w:r>
        <w:r w:rsidDel="009A169A">
          <w:delText>attr</w:delText>
        </w:r>
        <w:r w:rsidRPr="001053E1" w:rsidDel="009A169A">
          <w:delText xml:space="preserve">_t </w:delText>
        </w:r>
      </w:del>
    </w:p>
    <w:p w:rsidR="008D0977" w:rsidDel="009A169A" w:rsidRDefault="008D0977" w:rsidP="008D0977">
      <w:pPr>
        <w:pStyle w:val="code"/>
        <w:rPr>
          <w:del w:id="1651" w:author="Matty Kadosh" w:date="2015-08-01T16:20:00Z"/>
        </w:rPr>
      </w:pPr>
      <w:del w:id="1652" w:author="Matty Kadosh" w:date="2015-08-01T16:20:00Z">
        <w:r w:rsidRPr="001053E1" w:rsidDel="009A169A">
          <w:delText>{</w:delText>
        </w:r>
      </w:del>
    </w:p>
    <w:p w:rsidR="008D0977" w:rsidDel="009A169A" w:rsidRDefault="008D0977" w:rsidP="008A6D58">
      <w:pPr>
        <w:pStyle w:val="code"/>
        <w:rPr>
          <w:del w:id="1653" w:author="Matty Kadosh" w:date="2015-08-01T16:20:00Z"/>
        </w:rPr>
      </w:pPr>
      <w:del w:id="1654" w:author="Matty Kadosh" w:date="2015-08-01T16:20:00Z">
        <w:r w:rsidDel="009A169A">
          <w:delText xml:space="preserve">    </w:delText>
        </w:r>
        <w:r w:rsidR="00847A3B" w:rsidDel="009A169A">
          <w:delText>/*</w:delText>
        </w:r>
        <w:r w:rsidR="00BA404F" w:rsidDel="009A169A">
          <w:delText xml:space="preserve"> </w:delText>
        </w:r>
        <w:r w:rsidR="00847A3B" w:rsidDel="009A169A">
          <w:delText xml:space="preserve">pointer to buffer pool object </w:delText>
        </w:r>
        <w:r w:rsidR="00847A3B" w:rsidDel="009A169A">
          <w:rPr>
            <w:rFonts w:asciiTheme="minorHAnsi" w:hAnsiTheme="minorHAnsi" w:cstheme="minorHAnsi"/>
            <w:bCs/>
          </w:rPr>
          <w:delText xml:space="preserve"> (</w:delText>
        </w:r>
        <w:r w:rsidR="00847A3B" w:rsidRPr="008B7968" w:rsidDel="009A169A">
          <w:rPr>
            <w:szCs w:val="18"/>
          </w:rPr>
          <w:delText>MANDATORY_ON_CREATE</w:delText>
        </w:r>
      </w:del>
      <w:ins w:id="1655" w:author="Guohan Lu" w:date="2015-05-19T10:00:00Z">
        <w:del w:id="1656" w:author="Matty Kadosh" w:date="2015-08-01T16:20:00Z">
          <w:r w:rsidR="0093420F" w:rsidDel="009A169A">
            <w:rPr>
              <w:szCs w:val="18"/>
            </w:rPr>
            <w:delText>|CREATE_</w:delText>
          </w:r>
        </w:del>
      </w:ins>
      <w:ins w:id="1657" w:author="Guohan Lu" w:date="2015-05-19T10:02:00Z">
        <w:del w:id="1658" w:author="Matty Kadosh" w:date="2015-08-01T16:20:00Z">
          <w:r w:rsidR="0093420F" w:rsidDel="009A169A">
            <w:rPr>
              <w:szCs w:val="18"/>
            </w:rPr>
            <w:delText>AND_SET</w:delText>
          </w:r>
        </w:del>
      </w:ins>
      <w:del w:id="1659" w:author="Matty Kadosh" w:date="2015-08-01T16:20:00Z">
        <w:r w:rsidR="00847A3B" w:rsidDel="009A169A">
          <w:rPr>
            <w:szCs w:val="18"/>
          </w:rPr>
          <w:delText>)</w:delText>
        </w:r>
        <w:r w:rsidR="00847A3B" w:rsidDel="009A169A">
          <w:rPr>
            <w:rFonts w:asciiTheme="minorHAnsi" w:hAnsiTheme="minorHAnsi" w:cstheme="minorHAnsi"/>
            <w:bCs/>
          </w:rPr>
          <w:delText xml:space="preserve"> </w:delText>
        </w:r>
        <w:r w:rsidDel="009A169A">
          <w:delText xml:space="preserve"> */</w:delText>
        </w:r>
      </w:del>
    </w:p>
    <w:p w:rsidR="008D0977" w:rsidDel="009A169A" w:rsidRDefault="008A6D58" w:rsidP="00902534">
      <w:pPr>
        <w:pStyle w:val="code"/>
        <w:rPr>
          <w:del w:id="1660" w:author="Matty Kadosh" w:date="2015-08-01T16:20:00Z"/>
        </w:rPr>
      </w:pPr>
      <w:del w:id="1661" w:author="Matty Kadosh" w:date="2015-08-01T16:20:00Z">
        <w:r w:rsidDel="009A169A">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847A3B" w:rsidDel="009A169A">
          <w:delText>POOL_ID</w:delText>
        </w:r>
        <w:r w:rsidR="00902534" w:rsidDel="009A169A">
          <w:delText xml:space="preserve">, </w:delText>
        </w:r>
      </w:del>
    </w:p>
    <w:p w:rsidR="008A6D58" w:rsidDel="009A169A" w:rsidRDefault="008A6D58" w:rsidP="008A6D58">
      <w:pPr>
        <w:pStyle w:val="code"/>
        <w:rPr>
          <w:del w:id="1662" w:author="Matty Kadosh" w:date="2015-08-01T16:20:00Z"/>
        </w:rPr>
      </w:pPr>
    </w:p>
    <w:p w:rsidR="007F5BFC" w:rsidRPr="00847A3B" w:rsidDel="009A169A" w:rsidRDefault="007F5BFC" w:rsidP="007F5BFC">
      <w:pPr>
        <w:pStyle w:val="code"/>
        <w:rPr>
          <w:del w:id="1663" w:author="Matty Kadosh" w:date="2015-08-01T16:20:00Z"/>
          <w:rFonts w:asciiTheme="minorHAnsi" w:hAnsiTheme="minorHAnsi" w:cstheme="minorHAnsi"/>
          <w:bCs/>
        </w:rPr>
      </w:pPr>
      <w:del w:id="1664" w:author="Matty Kadosh" w:date="2015-08-01T16:20:00Z">
        <w:r w:rsidDel="009A169A">
          <w:delText xml:space="preserve">    /* </w:delText>
        </w:r>
        <w:r w:rsidR="006B533D" w:rsidDel="009A169A">
          <w:delText xml:space="preserve">reserved </w:delText>
        </w:r>
        <w:r w:rsidDel="009A169A">
          <w:delText>buffer size in byte</w:delText>
        </w:r>
        <w:r w:rsidR="00BA404F" w:rsidDel="009A169A">
          <w:delText>s</w:delText>
        </w:r>
        <w:r w:rsidDel="009A169A">
          <w:delText xml:space="preserve"> </w:delText>
        </w:r>
        <w:r w:rsidDel="009A169A">
          <w:rPr>
            <w:rFonts w:asciiTheme="minorHAnsi" w:hAnsiTheme="minorHAnsi" w:cstheme="minorHAnsi"/>
            <w:bCs/>
          </w:rPr>
          <w:delText xml:space="preserve"> (</w:delText>
        </w:r>
        <w:r w:rsidRPr="008B7968" w:rsidDel="009A169A">
          <w:rPr>
            <w:szCs w:val="18"/>
          </w:rPr>
          <w:delText>MANDATORY_ON_CREATE</w:delText>
        </w:r>
      </w:del>
      <w:ins w:id="1665" w:author="Guohan Lu" w:date="2015-05-19T10:03:00Z">
        <w:del w:id="1666" w:author="Matty Kadosh" w:date="2015-08-01T16:20:00Z">
          <w:r w:rsidR="004E1A3E" w:rsidDel="009A169A">
            <w:rPr>
              <w:szCs w:val="18"/>
            </w:rPr>
            <w:delText>|CREATE_AND_SET</w:delText>
          </w:r>
        </w:del>
      </w:ins>
      <w:del w:id="1667" w:author="Matty Kadosh" w:date="2015-08-01T16:20:00Z">
        <w:r w:rsidDel="009A169A">
          <w:rPr>
            <w:szCs w:val="18"/>
          </w:rPr>
          <w:delText>)</w:delText>
        </w:r>
        <w:r w:rsidDel="009A169A">
          <w:rPr>
            <w:rFonts w:asciiTheme="minorHAnsi" w:hAnsiTheme="minorHAnsi" w:cstheme="minorHAnsi"/>
            <w:bCs/>
          </w:rPr>
          <w:delText xml:space="preserve"> */</w:delText>
        </w:r>
      </w:del>
    </w:p>
    <w:p w:rsidR="007F5BFC" w:rsidDel="009A169A" w:rsidRDefault="007F5BFC" w:rsidP="007F5BFC">
      <w:pPr>
        <w:pStyle w:val="code"/>
        <w:rPr>
          <w:del w:id="1668" w:author="Matty Kadosh" w:date="2015-08-01T16:20:00Z"/>
        </w:rPr>
      </w:pPr>
      <w:del w:id="1669"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Del="009A169A">
          <w:delText xml:space="preserve">BUFFER_SIZE, </w:delText>
        </w:r>
      </w:del>
    </w:p>
    <w:p w:rsidR="007F5BFC" w:rsidDel="009A169A" w:rsidRDefault="007F5BFC" w:rsidP="008A6D58">
      <w:pPr>
        <w:pStyle w:val="code"/>
        <w:rPr>
          <w:del w:id="1670" w:author="Matty Kadosh" w:date="2015-08-01T16:20:00Z"/>
        </w:rPr>
      </w:pPr>
    </w:p>
    <w:p w:rsidR="004E1A3E" w:rsidDel="009A169A" w:rsidRDefault="008A6D58">
      <w:pPr>
        <w:pStyle w:val="code"/>
        <w:ind w:firstLine="405"/>
        <w:rPr>
          <w:ins w:id="1671" w:author="Guohan Lu" w:date="2015-05-19T10:07:00Z"/>
          <w:del w:id="1672" w:author="Matty Kadosh" w:date="2015-08-01T16:20:00Z"/>
        </w:rPr>
        <w:pPrChange w:id="1673" w:author="Guohan Lu" w:date="2015-05-19T10:07:00Z">
          <w:pPr>
            <w:pStyle w:val="code"/>
          </w:pPr>
        </w:pPrChange>
      </w:pPr>
      <w:del w:id="1674" w:author="Matty Kadosh" w:date="2015-08-01T16:20:00Z">
        <w:r w:rsidDel="009A169A">
          <w:delText xml:space="preserve">   </w:delText>
        </w:r>
        <w:r w:rsidR="00847A3B" w:rsidDel="009A169A">
          <w:delText xml:space="preserve"> </w:delText>
        </w:r>
        <w:r w:rsidDel="009A169A">
          <w:delText>/*</w:delText>
        </w:r>
        <w:r w:rsidR="007F5BFC" w:rsidDel="009A169A">
          <w:delText xml:space="preserve"> </w:delText>
        </w:r>
        <w:r w:rsidR="00902534" w:rsidDel="009A169A">
          <w:delText xml:space="preserve">dynamic threshold </w:delText>
        </w:r>
        <w:r w:rsidR="00BA404F" w:rsidDel="009A169A">
          <w:delText>for the shared u</w:delText>
        </w:r>
      </w:del>
      <w:ins w:id="1675" w:author="Guohan Lu" w:date="2015-05-19T10:05:00Z">
        <w:del w:id="1676" w:author="Matty Kadosh" w:date="2015-08-01T16:20:00Z">
          <w:r w:rsidR="004E1A3E" w:rsidDel="009A169A">
            <w:delText>s</w:delText>
          </w:r>
        </w:del>
      </w:ins>
      <w:del w:id="1677" w:author="Matty Kadosh" w:date="2015-08-01T16:20:00Z">
        <w:r w:rsidR="00BA404F" w:rsidDel="009A169A">
          <w:delText>age</w:delText>
        </w:r>
      </w:del>
      <w:ins w:id="1678" w:author="Guohan Lu" w:date="2015-05-19T10:07:00Z">
        <w:del w:id="1679" w:author="Matty Kadosh" w:date="2015-08-01T16:20:00Z">
          <w:r w:rsidR="004E1A3E" w:rsidDel="009A169A">
            <w:delText>.</w:delText>
          </w:r>
        </w:del>
      </w:ins>
    </w:p>
    <w:p w:rsidR="00902534" w:rsidDel="009A169A" w:rsidRDefault="004E1A3E">
      <w:pPr>
        <w:pStyle w:val="code"/>
        <w:ind w:firstLine="405"/>
        <w:rPr>
          <w:del w:id="1680" w:author="Matty Kadosh" w:date="2015-08-01T16:20:00Z"/>
        </w:rPr>
        <w:pPrChange w:id="1681" w:author="Guohan Lu" w:date="2015-05-19T10:07:00Z">
          <w:pPr>
            <w:pStyle w:val="code"/>
          </w:pPr>
        </w:pPrChange>
      </w:pPr>
      <w:ins w:id="1682" w:author="Guohan Lu" w:date="2015-05-19T10:07:00Z">
        <w:del w:id="1683" w:author="Matty Kadosh" w:date="2015-08-01T16:20:00Z">
          <w:r w:rsidDel="009A169A">
            <w:delText xml:space="preserve">   The threshold is set to</w:delText>
          </w:r>
        </w:del>
      </w:ins>
      <w:del w:id="1684" w:author="Matty Kadosh" w:date="2015-08-01T16:20:00Z">
        <w:r w:rsidR="00BA404F" w:rsidDel="009A169A">
          <w:delText xml:space="preserve"> </w:delText>
        </w:r>
      </w:del>
      <w:ins w:id="1685" w:author="Guohan Lu" w:date="2015-05-19T10:07:00Z">
        <w:del w:id="1686" w:author="Matty Kadosh" w:date="2015-08-01T16:20:00Z">
          <w:r w:rsidDel="009A169A">
            <w:delText>the</w:delText>
          </w:r>
        </w:del>
      </w:ins>
      <w:del w:id="1687" w:author="Matty Kadosh" w:date="2015-08-01T16:20:00Z">
        <w:r w:rsidR="00902534" w:rsidDel="009A169A">
          <w:delText xml:space="preserve">in 1/n </w:delText>
        </w:r>
      </w:del>
      <w:ins w:id="1688" w:author="Guohan Lu" w:date="2015-05-19T10:07:00Z">
        <w:del w:id="1689" w:author="Matty Kadosh" w:date="2015-08-01T16:20:00Z">
          <w:r w:rsidDel="009A169A">
            <w:delText>of available buffer of the pool.</w:delText>
          </w:r>
        </w:del>
      </w:ins>
      <w:del w:id="1690" w:author="Matty Kadosh" w:date="2015-08-01T16:20:00Z">
        <w:r w:rsidR="00902534" w:rsidDel="009A169A">
          <w:delText xml:space="preserve"> </w:delText>
        </w:r>
      </w:del>
    </w:p>
    <w:p w:rsidR="00902534" w:rsidDel="009A169A" w:rsidRDefault="00902534" w:rsidP="008A6D58">
      <w:pPr>
        <w:pStyle w:val="code"/>
        <w:rPr>
          <w:del w:id="1691" w:author="Matty Kadosh" w:date="2015-08-01T16:20:00Z"/>
        </w:rPr>
      </w:pPr>
      <w:del w:id="1692" w:author="Matty Kadosh" w:date="2015-08-01T16:20:00Z">
        <w:r w:rsidDel="009A169A">
          <w:delText xml:space="preserve">     valid only if the buffer is mapped to dynamic pool </w:delText>
        </w:r>
      </w:del>
    </w:p>
    <w:p w:rsidR="00BF1B3C" w:rsidDel="009A169A" w:rsidRDefault="00902534" w:rsidP="008A6D58">
      <w:pPr>
        <w:pStyle w:val="code"/>
        <w:rPr>
          <w:del w:id="1693" w:author="Matty Kadosh" w:date="2015-08-01T16:20:00Z"/>
          <w:szCs w:val="18"/>
        </w:rPr>
      </w:pPr>
      <w:del w:id="1694" w:author="Matty Kadosh" w:date="2015-08-01T16:20:00Z">
        <w:r w:rsidDel="009A169A">
          <w:delText xml:space="preserve">     (</w:delText>
        </w:r>
        <w:r w:rsidRPr="008B7968" w:rsidDel="009A169A">
          <w:rPr>
            <w:szCs w:val="18"/>
          </w:rPr>
          <w:delText>MANDATORY_ON_CREATE</w:delText>
        </w:r>
        <w:r w:rsidDel="009A169A">
          <w:rPr>
            <w:szCs w:val="18"/>
          </w:rPr>
          <w:delText>|CREATE_AND_SET)</w:delText>
        </w:r>
        <w:r w:rsidR="00BF1B3C" w:rsidDel="009A169A">
          <w:rPr>
            <w:szCs w:val="18"/>
          </w:rPr>
          <w:delText>.</w:delText>
        </w:r>
      </w:del>
    </w:p>
    <w:p w:rsidR="008A6D58" w:rsidDel="009A169A" w:rsidRDefault="00BF1B3C" w:rsidP="008A6D58">
      <w:pPr>
        <w:pStyle w:val="code"/>
        <w:rPr>
          <w:del w:id="1695" w:author="Matty Kadosh" w:date="2015-08-01T16:20:00Z"/>
        </w:rPr>
      </w:pPr>
      <w:del w:id="1696"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R="00902534" w:rsidDel="009A169A">
          <w:rPr>
            <w:rFonts w:asciiTheme="minorHAnsi" w:hAnsiTheme="minorHAnsi" w:cstheme="minorHAnsi"/>
            <w:bCs/>
          </w:rPr>
          <w:delText xml:space="preserve"> </w:delText>
        </w:r>
        <w:r w:rsidR="008A6D58" w:rsidDel="009A169A">
          <w:delText xml:space="preserve"> */</w:delText>
        </w:r>
      </w:del>
    </w:p>
    <w:p w:rsidR="00847A3B" w:rsidDel="009A169A" w:rsidRDefault="008A6D58" w:rsidP="00847A3B">
      <w:pPr>
        <w:pStyle w:val="code"/>
        <w:rPr>
          <w:del w:id="1697" w:author="Matty Kadosh" w:date="2015-08-01T16:20:00Z"/>
        </w:rPr>
      </w:pPr>
      <w:del w:id="1698" w:author="Matty Kadosh" w:date="2015-08-01T16:20:00Z">
        <w:r w:rsidDel="009A169A">
          <w:rPr>
            <w:rFonts w:asciiTheme="minorHAnsi" w:hAnsiTheme="minorHAnsi" w:cstheme="minorHAnsi"/>
          </w:rPr>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525B2B" w:rsidDel="009A169A">
          <w:delText>SHARED_</w:delText>
        </w:r>
        <w:r w:rsidR="00847A3B" w:rsidDel="009A169A">
          <w:delText xml:space="preserve">DYNAMIC_TH, </w:delText>
        </w:r>
      </w:del>
    </w:p>
    <w:p w:rsidR="008A6D58" w:rsidRPr="001053E1" w:rsidDel="009A169A" w:rsidRDefault="008A6D58" w:rsidP="008A6D58">
      <w:pPr>
        <w:pStyle w:val="code"/>
        <w:rPr>
          <w:del w:id="1699" w:author="Matty Kadosh" w:date="2015-08-01T16:20:00Z"/>
        </w:rPr>
      </w:pPr>
    </w:p>
    <w:p w:rsidR="00BF1B3C" w:rsidDel="009A169A" w:rsidRDefault="00902534" w:rsidP="00525B2B">
      <w:pPr>
        <w:pStyle w:val="code"/>
        <w:rPr>
          <w:del w:id="1700" w:author="Matty Kadosh" w:date="2015-08-01T16:20:00Z"/>
        </w:rPr>
      </w:pPr>
      <w:del w:id="1701" w:author="Matty Kadosh" w:date="2015-08-01T16:20:00Z">
        <w:r w:rsidDel="009A169A">
          <w:delText xml:space="preserve">    /*</w:delText>
        </w:r>
        <w:r w:rsidR="007F5BFC" w:rsidDel="009A169A">
          <w:delText xml:space="preserve"> </w:delText>
        </w:r>
        <w:r w:rsidR="00525B2B" w:rsidDel="009A169A">
          <w:delText xml:space="preserve">static </w:delText>
        </w:r>
        <w:r w:rsidRPr="008A6D58" w:rsidDel="009A169A">
          <w:delText>threshold</w:delText>
        </w:r>
        <w:r w:rsidR="00A50640" w:rsidDel="009A169A">
          <w:delText xml:space="preserve"> </w:delText>
        </w:r>
        <w:r w:rsidR="00BA404F" w:rsidDel="009A169A">
          <w:delText xml:space="preserve">for the shared usage </w:delText>
        </w:r>
        <w:r w:rsidR="00A50640" w:rsidDel="009A169A">
          <w:delText>in byte</w:delText>
        </w:r>
        <w:r w:rsidR="00BA404F" w:rsidDel="009A169A">
          <w:delText>s</w:delText>
        </w:r>
      </w:del>
    </w:p>
    <w:p w:rsidR="00902534" w:rsidDel="009A169A" w:rsidRDefault="00BF1B3C" w:rsidP="00525B2B">
      <w:pPr>
        <w:pStyle w:val="code"/>
        <w:rPr>
          <w:ins w:id="1702" w:author="Guohan Lu" w:date="2015-05-19T10:03:00Z"/>
          <w:del w:id="1703" w:author="Matty Kadosh" w:date="2015-08-01T16:20:00Z"/>
        </w:rPr>
      </w:pPr>
      <w:del w:id="1704"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w:delText>
        </w:r>
        <w:r w:rsidR="00902534" w:rsidDel="009A169A">
          <w:delText xml:space="preserve"> */</w:delText>
        </w:r>
      </w:del>
    </w:p>
    <w:p w:rsidR="004E1A3E" w:rsidDel="009A169A" w:rsidRDefault="004E1A3E" w:rsidP="00525B2B">
      <w:pPr>
        <w:pStyle w:val="code"/>
        <w:rPr>
          <w:del w:id="1705" w:author="Matty Kadosh" w:date="2015-08-01T16:20:00Z"/>
        </w:rPr>
      </w:pPr>
      <w:ins w:id="1706" w:author="Guohan Lu" w:date="2015-05-19T10:03:00Z">
        <w:del w:id="1707" w:author="Matty Kadosh" w:date="2015-08-01T16:20:00Z">
          <w:r w:rsidDel="009A169A">
            <w:delText xml:space="preserve">      (CREATE_AND_SET)</w:delText>
          </w:r>
        </w:del>
      </w:ins>
    </w:p>
    <w:p w:rsidR="00902534" w:rsidDel="009A169A" w:rsidRDefault="00902534" w:rsidP="00902534">
      <w:pPr>
        <w:pStyle w:val="code"/>
        <w:rPr>
          <w:del w:id="1708" w:author="Matty Kadosh" w:date="2015-08-01T16:20:00Z"/>
        </w:rPr>
      </w:pPr>
      <w:del w:id="1709"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R="00525B2B" w:rsidDel="009A169A">
          <w:delText>SHARED_</w:delText>
        </w:r>
        <w:r w:rsidDel="009A169A">
          <w:delText xml:space="preserve">STATIC_TH, </w:delText>
        </w:r>
      </w:del>
    </w:p>
    <w:p w:rsidR="00525B2B" w:rsidDel="009A169A" w:rsidRDefault="00525B2B" w:rsidP="00902534">
      <w:pPr>
        <w:pStyle w:val="code"/>
        <w:rPr>
          <w:del w:id="1710" w:author="Matty Kadosh" w:date="2015-08-01T16:20:00Z"/>
        </w:rPr>
      </w:pPr>
    </w:p>
    <w:p w:rsidR="00525B2B" w:rsidDel="009A169A" w:rsidRDefault="00525B2B" w:rsidP="00D64D13">
      <w:pPr>
        <w:pStyle w:val="code"/>
        <w:rPr>
          <w:del w:id="1711" w:author="Matty Kadosh" w:date="2015-08-01T16:20:00Z"/>
        </w:rPr>
      </w:pPr>
      <w:del w:id="1712" w:author="Matty Kadosh" w:date="2015-08-01T16:20:00Z">
        <w:r w:rsidDel="009A169A">
          <w:delText xml:space="preserve">    /*</w:delText>
        </w:r>
        <w:r w:rsidR="007F5BFC" w:rsidDel="009A169A">
          <w:delText xml:space="preserve"> </w:delText>
        </w:r>
        <w:r w:rsidDel="009A169A">
          <w:delText xml:space="preserve">set the buffer profile XOFF </w:delText>
        </w:r>
        <w:r w:rsidRPr="008A6D58" w:rsidDel="009A169A">
          <w:delText>threshold</w:delText>
        </w:r>
        <w:r w:rsidDel="009A169A">
          <w:delText xml:space="preserve"> in byte</w:delText>
        </w:r>
        <w:r w:rsidR="00BA404F" w:rsidDel="009A169A">
          <w:delText>s</w:delText>
        </w:r>
        <w:r w:rsidDel="009A169A">
          <w:delText xml:space="preserve"> </w:delText>
        </w:r>
      </w:del>
    </w:p>
    <w:p w:rsidR="00A46828" w:rsidDel="009A169A" w:rsidRDefault="00A46828" w:rsidP="009624D7">
      <w:pPr>
        <w:pStyle w:val="code"/>
        <w:ind w:firstLine="405"/>
        <w:rPr>
          <w:del w:id="1713" w:author="Matty Kadosh" w:date="2015-08-01T16:20:00Z"/>
          <w:szCs w:val="18"/>
        </w:rPr>
      </w:pPr>
      <w:del w:id="1714" w:author="Matty Kadosh" w:date="2015-08-01T16:20:00Z">
        <w:r w:rsidDel="009A169A">
          <w:delText xml:space="preserve">   </w:delText>
        </w:r>
        <w:r w:rsidR="00525B2B" w:rsidDel="009A169A">
          <w:delText>Valid only for ingress buffer</w:delText>
        </w:r>
      </w:del>
      <w:ins w:id="1715" w:author="Guohan Lu" w:date="2015-05-19T10:14:00Z">
        <w:del w:id="1716" w:author="Matty Kadosh" w:date="2015-08-01T16:20:00Z">
          <w:r w:rsidR="006702FB" w:rsidDel="009A169A">
            <w:delText>PG</w:delText>
          </w:r>
        </w:del>
      </w:ins>
      <w:del w:id="1717" w:author="Matty Kadosh" w:date="2015-08-01T16:20:00Z">
        <w:r w:rsidR="00525B2B" w:rsidDel="009A169A">
          <w:delText xml:space="preserve"> (</w:delText>
        </w:r>
        <w:r w:rsidR="00525B2B" w:rsidDel="009A169A">
          <w:rPr>
            <w:szCs w:val="18"/>
          </w:rPr>
          <w:delText>CREATE_AND_SET)</w:delText>
        </w:r>
        <w:r w:rsidDel="009A169A">
          <w:rPr>
            <w:szCs w:val="18"/>
          </w:rPr>
          <w:delText xml:space="preserve">. </w:delText>
        </w:r>
      </w:del>
    </w:p>
    <w:p w:rsidR="006B533D" w:rsidDel="009A169A" w:rsidRDefault="00A46828" w:rsidP="009624D7">
      <w:pPr>
        <w:pStyle w:val="code"/>
        <w:ind w:firstLine="405"/>
        <w:rPr>
          <w:del w:id="1718" w:author="Matty Kadosh" w:date="2015-08-01T16:20:00Z"/>
          <w:szCs w:val="18"/>
        </w:rPr>
      </w:pPr>
      <w:del w:id="1719" w:author="Matty Kadosh" w:date="2015-08-01T16:20:00Z">
        <w:r w:rsidDel="009A169A">
          <w:rPr>
            <w:szCs w:val="18"/>
          </w:rPr>
          <w:delText xml:space="preserve">   Generate XOFF when available buffer </w:delText>
        </w:r>
        <w:r w:rsidR="006B533D" w:rsidDel="009A169A">
          <w:rPr>
            <w:szCs w:val="18"/>
          </w:rPr>
          <w:delText>in the</w:delText>
        </w:r>
      </w:del>
      <w:ins w:id="1720" w:author="Guohan Lu" w:date="2015-05-19T10:14:00Z">
        <w:del w:id="1721" w:author="Matty Kadosh" w:date="2015-08-01T16:20:00Z">
          <w:r w:rsidR="0009476C" w:rsidDel="009A169A">
            <w:rPr>
              <w:szCs w:val="18"/>
            </w:rPr>
            <w:delText xml:space="preserve"> PG buffer</w:delText>
          </w:r>
        </w:del>
      </w:ins>
      <w:del w:id="1722" w:author="Matty Kadosh" w:date="2015-08-01T16:20:00Z">
        <w:r w:rsidR="006B533D" w:rsidDel="009A169A">
          <w:rPr>
            <w:szCs w:val="18"/>
          </w:rPr>
          <w:delText xml:space="preserve"> reserved area</w:delText>
        </w:r>
      </w:del>
    </w:p>
    <w:p w:rsidR="00A46828" w:rsidDel="009A169A" w:rsidRDefault="006B533D" w:rsidP="009624D7">
      <w:pPr>
        <w:pStyle w:val="code"/>
        <w:ind w:firstLine="405"/>
        <w:rPr>
          <w:ins w:id="1723" w:author="Guohan Lu" w:date="2015-05-19T10:14:00Z"/>
          <w:del w:id="1724" w:author="Matty Kadosh" w:date="2015-08-01T16:20:00Z"/>
          <w:szCs w:val="18"/>
        </w:rPr>
      </w:pPr>
      <w:del w:id="1725" w:author="Matty Kadosh" w:date="2015-08-01T16:20:00Z">
        <w:r w:rsidDel="009A169A">
          <w:rPr>
            <w:szCs w:val="18"/>
          </w:rPr>
          <w:delText xml:space="preserve">   is less than this threshold.</w:delText>
        </w:r>
      </w:del>
    </w:p>
    <w:p w:rsidR="006702FB" w:rsidDel="009A169A" w:rsidRDefault="006702FB" w:rsidP="009624D7">
      <w:pPr>
        <w:pStyle w:val="code"/>
        <w:ind w:firstLine="405"/>
        <w:rPr>
          <w:del w:id="1726" w:author="Matty Kadosh" w:date="2015-08-01T16:20:00Z"/>
          <w:szCs w:val="18"/>
        </w:rPr>
      </w:pPr>
    </w:p>
    <w:p w:rsidR="006B533D" w:rsidDel="009A169A" w:rsidRDefault="006B533D" w:rsidP="009624D7">
      <w:pPr>
        <w:pStyle w:val="code"/>
        <w:ind w:firstLine="405"/>
        <w:rPr>
          <w:del w:id="1727" w:author="Matty Kadosh" w:date="2015-08-01T16:20:00Z"/>
          <w:szCs w:val="18"/>
        </w:rPr>
      </w:pPr>
      <w:del w:id="1728" w:author="Matty Kadosh" w:date="2015-08-01T16:20:00Z">
        <w:r w:rsidDel="009A169A">
          <w:rPr>
            <w:szCs w:val="18"/>
          </w:rPr>
          <w:delText xml:space="preserve">   </w:delText>
        </w:r>
        <w:r w:rsidR="00F97420" w:rsidDel="009A169A">
          <w:rPr>
            <w:color w:val="FF0000"/>
            <w:szCs w:val="18"/>
          </w:rPr>
          <w:delText xml:space="preserve">Default to </w:delText>
        </w:r>
        <w:r w:rsidR="00F97420" w:rsidDel="009A169A">
          <w:rPr>
            <w:rFonts w:asciiTheme="minorHAnsi" w:hAnsiTheme="minorHAnsi" w:cstheme="minorHAnsi"/>
          </w:rPr>
          <w:delText>S</w:delText>
        </w:r>
        <w:r w:rsidR="00F97420" w:rsidRPr="001053E1" w:rsidDel="009A169A">
          <w:rPr>
            <w:rFonts w:asciiTheme="minorHAnsi" w:hAnsiTheme="minorHAnsi" w:cstheme="minorHAnsi"/>
          </w:rPr>
          <w:delText>AI_</w:delText>
        </w:r>
        <w:r w:rsidR="00F97420" w:rsidDel="009A169A">
          <w:delText>BUFFER_PROFILE_ATTR_BUFFER_SIZE.</w:delText>
        </w:r>
      </w:del>
    </w:p>
    <w:p w:rsidR="008276F3" w:rsidRPr="001053E1" w:rsidDel="009A169A" w:rsidRDefault="00525B2B" w:rsidP="009624D7">
      <w:pPr>
        <w:pStyle w:val="code"/>
        <w:ind w:firstLine="405"/>
        <w:rPr>
          <w:del w:id="1729" w:author="Matty Kadosh" w:date="2015-08-01T16:20:00Z"/>
        </w:rPr>
      </w:pPr>
      <w:del w:id="1730"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Del="009A169A">
          <w:delText>*/</w:delText>
        </w:r>
      </w:del>
    </w:p>
    <w:p w:rsidR="00525B2B" w:rsidRPr="004232F9" w:rsidDel="009A169A" w:rsidRDefault="00D64D13" w:rsidP="00525B2B">
      <w:pPr>
        <w:pStyle w:val="code"/>
        <w:rPr>
          <w:del w:id="1731" w:author="Matty Kadosh" w:date="2015-08-01T16:20:00Z"/>
        </w:rPr>
      </w:pPr>
      <w:del w:id="1732" w:author="Matty Kadosh" w:date="2015-08-01T16:20:00Z">
        <w:r w:rsidDel="009A169A">
          <w:delText xml:space="preserve">   </w:delText>
        </w:r>
        <w:r w:rsidR="00525B2B" w:rsidDel="009A169A">
          <w:rPr>
            <w:rFonts w:asciiTheme="minorHAnsi" w:hAnsiTheme="minorHAnsi" w:cstheme="minorHAnsi"/>
          </w:rPr>
          <w:delText xml:space="preserve">   </w:delText>
        </w:r>
        <w:r w:rsidR="00525B2B" w:rsidRPr="001053E1" w:rsidDel="009A169A">
          <w:rPr>
            <w:rFonts w:asciiTheme="minorHAnsi" w:hAnsiTheme="minorHAnsi" w:cstheme="minorHAnsi"/>
          </w:rPr>
          <w:delText>SAI_</w:delText>
        </w:r>
        <w:r w:rsidR="00525B2B"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R="00525B2B" w:rsidDel="009A169A">
          <w:rPr>
            <w:rFonts w:asciiTheme="minorHAnsi" w:hAnsiTheme="minorHAnsi" w:cstheme="minorHAnsi"/>
          </w:rPr>
          <w:delText>XOFF_TH ,</w:delText>
        </w:r>
      </w:del>
    </w:p>
    <w:p w:rsidR="00525B2B" w:rsidDel="009A169A" w:rsidRDefault="00525B2B" w:rsidP="00525B2B">
      <w:pPr>
        <w:pStyle w:val="code"/>
        <w:rPr>
          <w:del w:id="1733" w:author="Matty Kadosh" w:date="2015-08-01T16:20:00Z"/>
        </w:rPr>
      </w:pPr>
      <w:del w:id="1734" w:author="Matty Kadosh" w:date="2015-08-01T16:20:00Z">
        <w:r w:rsidDel="009A169A">
          <w:delText xml:space="preserve">    </w:delText>
        </w:r>
      </w:del>
    </w:p>
    <w:p w:rsidR="008276F3" w:rsidDel="009A169A" w:rsidRDefault="00525B2B" w:rsidP="008276F3">
      <w:pPr>
        <w:pStyle w:val="code"/>
        <w:rPr>
          <w:del w:id="1735" w:author="Matty Kadosh" w:date="2015-08-01T16:20:00Z"/>
        </w:rPr>
      </w:pPr>
      <w:del w:id="1736" w:author="Matty Kadosh" w:date="2015-08-01T16:20:00Z">
        <w:r w:rsidDel="009A169A">
          <w:delText xml:space="preserve">    </w:delText>
        </w:r>
        <w:r w:rsidR="008276F3" w:rsidDel="009A169A">
          <w:delText>/*</w:delText>
        </w:r>
        <w:r w:rsidR="006B533D" w:rsidDel="009A169A">
          <w:delText xml:space="preserve"> </w:delText>
        </w:r>
        <w:r w:rsidR="008276F3" w:rsidDel="009A169A">
          <w:delText xml:space="preserve">set the buffer profile XON </w:delText>
        </w:r>
        <w:r w:rsidR="008276F3" w:rsidRPr="008A6D58" w:rsidDel="009A169A">
          <w:delText>threshold</w:delText>
        </w:r>
        <w:r w:rsidR="008276F3" w:rsidDel="009A169A">
          <w:delText xml:space="preserve"> in byte </w:delText>
        </w:r>
      </w:del>
    </w:p>
    <w:p w:rsidR="006B533D" w:rsidDel="009A169A" w:rsidRDefault="008276F3" w:rsidP="008276F3">
      <w:pPr>
        <w:pStyle w:val="code"/>
        <w:rPr>
          <w:del w:id="1737" w:author="Matty Kadosh" w:date="2015-08-01T16:20:00Z"/>
        </w:rPr>
      </w:pPr>
      <w:del w:id="1738" w:author="Matty Kadosh" w:date="2015-08-01T16:20:00Z">
        <w:r w:rsidDel="009A169A">
          <w:delText xml:space="preserve">    </w:delText>
        </w:r>
        <w:r w:rsidR="006B533D" w:rsidDel="009A169A">
          <w:delText xml:space="preserve">   </w:delText>
        </w:r>
        <w:r w:rsidDel="009A169A">
          <w:delText xml:space="preserve">Valid only for ingress </w:delText>
        </w:r>
      </w:del>
      <w:ins w:id="1739" w:author="Guohan Lu" w:date="2015-05-19T10:14:00Z">
        <w:del w:id="1740" w:author="Matty Kadosh" w:date="2015-08-01T16:20:00Z">
          <w:r w:rsidR="006702FB" w:rsidDel="009A169A">
            <w:delText xml:space="preserve">PG </w:delText>
          </w:r>
        </w:del>
      </w:ins>
      <w:del w:id="1741" w:author="Matty Kadosh" w:date="2015-08-01T16:20:00Z">
        <w:r w:rsidDel="009A169A">
          <w:delText>buffer</w:delText>
        </w:r>
        <w:r w:rsidR="006B533D" w:rsidDel="009A169A">
          <w:delText xml:space="preserve"> </w:delText>
        </w:r>
        <w:r w:rsidDel="009A169A">
          <w:delText>(</w:delText>
        </w:r>
        <w:r w:rsidDel="009A169A">
          <w:rPr>
            <w:szCs w:val="18"/>
          </w:rPr>
          <w:delText>CREATE_AND_SET)</w:delText>
        </w:r>
        <w:r w:rsidDel="009A169A">
          <w:rPr>
            <w:rFonts w:asciiTheme="minorHAnsi" w:hAnsiTheme="minorHAnsi" w:cstheme="minorHAnsi"/>
            <w:bCs/>
          </w:rPr>
          <w:delText xml:space="preserve"> </w:delText>
        </w:r>
      </w:del>
    </w:p>
    <w:p w:rsidR="0009476C" w:rsidDel="009A169A" w:rsidRDefault="006B533D" w:rsidP="008276F3">
      <w:pPr>
        <w:pStyle w:val="code"/>
        <w:rPr>
          <w:ins w:id="1742" w:author="Guohan Lu" w:date="2015-05-19T10:15:00Z"/>
          <w:del w:id="1743" w:author="Matty Kadosh" w:date="2015-08-01T16:20:00Z"/>
        </w:rPr>
      </w:pPr>
      <w:del w:id="1744" w:author="Matty Kadosh" w:date="2015-08-01T16:20:00Z">
        <w:r w:rsidDel="009A169A">
          <w:delText xml:space="preserve">       Generate XON when the </w:delText>
        </w:r>
      </w:del>
      <w:ins w:id="1745" w:author="Guohan Lu" w:date="2015-05-19T10:15:00Z">
        <w:del w:id="1746" w:author="Matty Kadosh" w:date="2015-08-01T16:20:00Z">
          <w:r w:rsidR="0009476C" w:rsidDel="009A169A">
            <w:delText xml:space="preserve">total </w:delText>
          </w:r>
        </w:del>
      </w:ins>
      <w:del w:id="1747" w:author="Matty Kadosh" w:date="2015-08-01T16:20:00Z">
        <w:r w:rsidDel="009A169A">
          <w:delText xml:space="preserve">buffer usage </w:delText>
        </w:r>
      </w:del>
      <w:ins w:id="1748" w:author="Guohan Lu" w:date="2015-05-19T10:15:00Z">
        <w:del w:id="1749" w:author="Matty Kadosh" w:date="2015-08-01T16:20:00Z">
          <w:r w:rsidR="0009476C" w:rsidDel="009A169A">
            <w:delText>of this PG</w:delText>
          </w:r>
        </w:del>
      </w:ins>
    </w:p>
    <w:p w:rsidR="0009476C" w:rsidDel="009A169A" w:rsidRDefault="0009476C">
      <w:pPr>
        <w:pStyle w:val="code"/>
        <w:rPr>
          <w:ins w:id="1750" w:author="Guohan Lu" w:date="2015-05-19T10:15:00Z"/>
          <w:del w:id="1751" w:author="Matty Kadosh" w:date="2015-08-01T16:20:00Z"/>
        </w:rPr>
      </w:pPr>
      <w:ins w:id="1752" w:author="Guohan Lu" w:date="2015-05-19T10:15:00Z">
        <w:del w:id="1753" w:author="Matty Kadosh" w:date="2015-08-01T16:20:00Z">
          <w:r w:rsidDel="009A169A">
            <w:delText xml:space="preserve">       is less this threshold and available buffer in the PG buffer </w:delText>
          </w:r>
        </w:del>
      </w:ins>
    </w:p>
    <w:p w:rsidR="006B533D" w:rsidDel="009A169A" w:rsidRDefault="0009476C">
      <w:pPr>
        <w:pStyle w:val="code"/>
        <w:rPr>
          <w:del w:id="1754" w:author="Matty Kadosh" w:date="2015-08-01T16:20:00Z"/>
        </w:rPr>
      </w:pPr>
      <w:ins w:id="1755" w:author="Guohan Lu" w:date="2015-05-19T10:15:00Z">
        <w:del w:id="1756" w:author="Matty Kadosh" w:date="2015-08-01T16:20:00Z">
          <w:r w:rsidDel="009A169A">
            <w:delText xml:space="preserve">       is larger than the XOFF threahold.</w:delText>
          </w:r>
        </w:del>
      </w:ins>
      <w:del w:id="1757" w:author="Matty Kadosh" w:date="2015-08-01T16:20:00Z">
        <w:r w:rsidR="006B533D" w:rsidDel="009A169A">
          <w:delText xml:space="preserve">a both reserved area </w:delText>
        </w:r>
      </w:del>
    </w:p>
    <w:p w:rsidR="006B533D" w:rsidDel="009A169A" w:rsidRDefault="006B533D">
      <w:pPr>
        <w:pStyle w:val="code"/>
        <w:rPr>
          <w:del w:id="1758" w:author="Matty Kadosh" w:date="2015-08-01T16:20:00Z"/>
        </w:rPr>
      </w:pPr>
      <w:del w:id="1759" w:author="Matty Kadosh" w:date="2015-08-01T16:20:00Z">
        <w:r w:rsidDel="009A169A">
          <w:delText xml:space="preserve">       and shared area is less than this threshold.</w:delText>
        </w:r>
      </w:del>
    </w:p>
    <w:p w:rsidR="006B533D" w:rsidDel="009A169A" w:rsidRDefault="006B533D" w:rsidP="008276F3">
      <w:pPr>
        <w:pStyle w:val="code"/>
        <w:rPr>
          <w:del w:id="1760" w:author="Matty Kadosh" w:date="2015-08-01T16:20:00Z"/>
        </w:rPr>
      </w:pPr>
      <w:del w:id="1761" w:author="Matty Kadosh" w:date="2015-08-01T16:20:00Z">
        <w:r w:rsidDel="009A169A">
          <w:delText xml:space="preserve">       </w:delText>
        </w:r>
        <w:r w:rsidR="00F97420" w:rsidDel="009A169A">
          <w:delText>Default to 0.</w:delText>
        </w:r>
      </w:del>
    </w:p>
    <w:p w:rsidR="008276F3" w:rsidRPr="001053E1" w:rsidDel="009A169A" w:rsidRDefault="006B533D" w:rsidP="008276F3">
      <w:pPr>
        <w:pStyle w:val="code"/>
        <w:rPr>
          <w:del w:id="1762" w:author="Matty Kadosh" w:date="2015-08-01T16:20:00Z"/>
        </w:rPr>
      </w:pPr>
      <w:del w:id="1763" w:author="Matty Kadosh" w:date="2015-08-01T16:20:00Z">
        <w:r w:rsidDel="009A169A">
          <w:delText xml:space="preserve">    </w:delText>
        </w:r>
        <w:r w:rsidR="008276F3" w:rsidDel="009A169A">
          <w:delText>*/</w:delText>
        </w:r>
      </w:del>
    </w:p>
    <w:p w:rsidR="00D64D13" w:rsidRPr="001053E1" w:rsidDel="009A169A" w:rsidRDefault="008276F3" w:rsidP="008276F3">
      <w:pPr>
        <w:pStyle w:val="code"/>
        <w:rPr>
          <w:del w:id="1764" w:author="Matty Kadosh" w:date="2015-08-01T16:20:00Z"/>
        </w:rPr>
      </w:pPr>
      <w:del w:id="1765"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Del="009A169A">
          <w:rPr>
            <w:rFonts w:asciiTheme="minorHAnsi" w:hAnsiTheme="minorHAnsi" w:cstheme="minorHAnsi"/>
          </w:rPr>
          <w:delText>XON_TH ,</w:delText>
        </w:r>
      </w:del>
    </w:p>
    <w:p w:rsidR="008D0977" w:rsidDel="009A169A" w:rsidRDefault="008D0977" w:rsidP="008A6D58">
      <w:pPr>
        <w:pStyle w:val="code"/>
        <w:rPr>
          <w:del w:id="1766" w:author="Matty Kadosh" w:date="2015-08-01T16:20:00Z"/>
        </w:rPr>
      </w:pPr>
    </w:p>
    <w:p w:rsidR="008D0977" w:rsidDel="009A169A" w:rsidRDefault="00D64D13" w:rsidP="00D64D13">
      <w:pPr>
        <w:pStyle w:val="code"/>
        <w:rPr>
          <w:del w:id="1767" w:author="Matty Kadosh" w:date="2015-08-01T16:20:00Z"/>
        </w:rPr>
      </w:pPr>
      <w:del w:id="1768" w:author="Matty Kadosh" w:date="2015-08-01T16:20:00Z">
        <w:r w:rsidDel="009A169A">
          <w:delText>}</w:delText>
        </w:r>
        <w:r w:rsidR="00847A3B" w:rsidDel="009A169A">
          <w:delText>sai</w:delText>
        </w:r>
        <w:r w:rsidDel="009A169A">
          <w:delText>_buffer</w:delText>
        </w:r>
        <w:r w:rsidR="00847A3B" w:rsidDel="009A169A">
          <w:delText>_profile</w:delText>
        </w:r>
        <w:r w:rsidDel="009A169A">
          <w:delText>_attr_t;</w:delText>
        </w:r>
      </w:del>
    </w:p>
    <w:p w:rsidR="008D0977" w:rsidDel="009A169A" w:rsidRDefault="008D0977" w:rsidP="008A6D58">
      <w:pPr>
        <w:pStyle w:val="code"/>
        <w:rPr>
          <w:del w:id="1769" w:author="Matty Kadosh" w:date="2015-08-01T16:20:00Z"/>
        </w:rPr>
      </w:pPr>
    </w:p>
    <w:p w:rsidR="00210410" w:rsidDel="009A169A" w:rsidRDefault="00210410" w:rsidP="00210410">
      <w:pPr>
        <w:pStyle w:val="code"/>
        <w:rPr>
          <w:del w:id="1770" w:author="Matty Kadosh" w:date="2015-08-01T16:20:00Z"/>
        </w:rPr>
      </w:pPr>
      <w:del w:id="1771" w:author="Matty Kadosh" w:date="2015-08-01T16:20:00Z">
        <w:r w:rsidDel="009A169A">
          <w:delText>/*</w:delText>
        </w:r>
      </w:del>
    </w:p>
    <w:p w:rsidR="00210410" w:rsidDel="009A169A" w:rsidRDefault="00210410" w:rsidP="00210410">
      <w:pPr>
        <w:pStyle w:val="code"/>
        <w:rPr>
          <w:del w:id="1772" w:author="Matty Kadosh" w:date="2015-08-01T16:20:00Z"/>
        </w:rPr>
      </w:pPr>
      <w:del w:id="1773" w:author="Matty Kadosh" w:date="2015-08-01T16:20:00Z">
        <w:r w:rsidDel="009A169A">
          <w:delText>* Routine Description:</w:delText>
        </w:r>
      </w:del>
    </w:p>
    <w:p w:rsidR="00210410" w:rsidDel="009A169A" w:rsidRDefault="00210410" w:rsidP="00210410">
      <w:pPr>
        <w:pStyle w:val="code"/>
        <w:rPr>
          <w:del w:id="1774" w:author="Matty Kadosh" w:date="2015-08-01T16:20:00Z"/>
        </w:rPr>
      </w:pPr>
      <w:del w:id="1775" w:author="Matty Kadosh" w:date="2015-08-01T16:20:00Z">
        <w:r w:rsidDel="009A169A">
          <w:delText xml:space="preserve">*    </w:delText>
        </w:r>
        <w:r w:rsidR="008276F3" w:rsidDel="009A169A">
          <w:delText>create</w:delText>
        </w:r>
        <w:r w:rsidDel="009A169A">
          <w:delText xml:space="preserve"> buffer</w:delText>
        </w:r>
        <w:r w:rsidR="008276F3" w:rsidDel="009A169A">
          <w:delText xml:space="preserve"> profile </w:delText>
        </w:r>
        <w:r w:rsidDel="009A169A">
          <w:delText xml:space="preserve">     .</w:delText>
        </w:r>
      </w:del>
    </w:p>
    <w:p w:rsidR="00210410" w:rsidDel="009A169A" w:rsidRDefault="00210410" w:rsidP="00210410">
      <w:pPr>
        <w:pStyle w:val="code"/>
        <w:rPr>
          <w:del w:id="1776" w:author="Matty Kadosh" w:date="2015-08-01T16:20:00Z"/>
        </w:rPr>
      </w:pPr>
      <w:del w:id="1777" w:author="Matty Kadosh" w:date="2015-08-01T16:20:00Z">
        <w:r w:rsidDel="009A169A">
          <w:delText>*</w:delText>
        </w:r>
      </w:del>
    </w:p>
    <w:p w:rsidR="00210410" w:rsidDel="009A169A" w:rsidRDefault="00210410" w:rsidP="00210410">
      <w:pPr>
        <w:pStyle w:val="code"/>
        <w:rPr>
          <w:del w:id="1778" w:author="Matty Kadosh" w:date="2015-08-01T16:20:00Z"/>
        </w:rPr>
      </w:pPr>
      <w:del w:id="1779" w:author="Matty Kadosh" w:date="2015-08-01T16:20:00Z">
        <w:r w:rsidDel="009A169A">
          <w:delText>* Arguments:</w:delText>
        </w:r>
      </w:del>
    </w:p>
    <w:p w:rsidR="00210410" w:rsidDel="009A169A" w:rsidRDefault="008276F3" w:rsidP="00210410">
      <w:pPr>
        <w:pStyle w:val="code"/>
        <w:rPr>
          <w:del w:id="1780" w:author="Matty Kadosh" w:date="2015-08-01T16:20:00Z"/>
        </w:rPr>
      </w:pPr>
      <w:del w:id="1781" w:author="Matty Kadosh" w:date="2015-08-01T16:20:00Z">
        <w:r w:rsidDel="009A169A">
          <w:delText>*  [in,out] buffer_profile_id  -</w:delText>
        </w:r>
        <w:r w:rsidRPr="008276F3" w:rsidDel="009A169A">
          <w:delText xml:space="preserve"> </w:delText>
        </w:r>
        <w:r w:rsidDel="009A169A">
          <w:delText>buffer profile</w:delText>
        </w:r>
        <w:r w:rsidR="00210410" w:rsidDel="009A169A">
          <w:delText xml:space="preserve"> id </w:delText>
        </w:r>
      </w:del>
    </w:p>
    <w:p w:rsidR="00210410" w:rsidDel="009A169A" w:rsidRDefault="00210410" w:rsidP="00210410">
      <w:pPr>
        <w:pStyle w:val="code"/>
        <w:rPr>
          <w:del w:id="1782" w:author="Matty Kadosh" w:date="2015-08-01T16:20:00Z"/>
        </w:rPr>
      </w:pPr>
      <w:del w:id="1783" w:author="Matty Kadosh" w:date="2015-08-01T16:20:00Z">
        <w:r w:rsidDel="009A169A">
          <w:delText xml:space="preserve">*  </w:delText>
        </w:r>
      </w:del>
    </w:p>
    <w:p w:rsidR="00210410" w:rsidDel="009A169A" w:rsidRDefault="00210410" w:rsidP="00210410">
      <w:pPr>
        <w:pStyle w:val="code"/>
        <w:rPr>
          <w:del w:id="1784" w:author="Matty Kadosh" w:date="2015-08-01T16:20:00Z"/>
        </w:rPr>
      </w:pPr>
      <w:del w:id="1785" w:author="Matty Kadosh" w:date="2015-08-01T16:20:00Z">
        <w:r w:rsidDel="009A169A">
          <w:delText>*</w:delText>
        </w:r>
      </w:del>
    </w:p>
    <w:p w:rsidR="00210410" w:rsidRPr="007C0B8D" w:rsidDel="009A169A" w:rsidRDefault="00210410" w:rsidP="00210410">
      <w:pPr>
        <w:pStyle w:val="code"/>
        <w:rPr>
          <w:del w:id="1786" w:author="Matty Kadosh" w:date="2015-08-01T16:20:00Z"/>
        </w:rPr>
      </w:pPr>
      <w:del w:id="1787" w:author="Matty Kadosh" w:date="2015-08-01T16:20:00Z">
        <w:r w:rsidDel="009A169A">
          <w:delText xml:space="preserve">* Return </w:delText>
        </w:r>
        <w:r w:rsidRPr="007C0B8D" w:rsidDel="009A169A">
          <w:delText>Values:</w:delText>
        </w:r>
      </w:del>
    </w:p>
    <w:p w:rsidR="00210410" w:rsidRPr="007C0B8D" w:rsidDel="009A169A" w:rsidRDefault="00210410" w:rsidP="00210410">
      <w:pPr>
        <w:pStyle w:val="code"/>
        <w:rPr>
          <w:del w:id="1788" w:author="Matty Kadosh" w:date="2015-08-01T16:20:00Z"/>
        </w:rPr>
      </w:pPr>
      <w:del w:id="1789" w:author="Matty Kadosh" w:date="2015-08-01T16:20:00Z">
        <w:r w:rsidRPr="007C0B8D" w:rsidDel="009A169A">
          <w:delText>*    SAI_STATUS_SUCCESS on success</w:delText>
        </w:r>
      </w:del>
    </w:p>
    <w:p w:rsidR="00210410" w:rsidRPr="007C0B8D" w:rsidDel="009A169A" w:rsidRDefault="00210410" w:rsidP="00210410">
      <w:pPr>
        <w:pStyle w:val="code"/>
        <w:rPr>
          <w:del w:id="1790" w:author="Matty Kadosh" w:date="2015-08-01T16:20:00Z"/>
        </w:rPr>
      </w:pPr>
      <w:del w:id="1791" w:author="Matty Kadosh" w:date="2015-08-01T16:20:00Z">
        <w:r w:rsidRPr="007C0B8D" w:rsidDel="009A169A">
          <w:delText>*    Failure status code on error</w:delText>
        </w:r>
      </w:del>
    </w:p>
    <w:p w:rsidR="00210410" w:rsidRPr="007C0B8D" w:rsidDel="009A169A" w:rsidRDefault="00210410" w:rsidP="00210410">
      <w:pPr>
        <w:pStyle w:val="code"/>
        <w:rPr>
          <w:del w:id="1792" w:author="Matty Kadosh" w:date="2015-08-01T16:20:00Z"/>
        </w:rPr>
      </w:pPr>
      <w:del w:id="1793" w:author="Matty Kadosh" w:date="2015-08-01T16:20:00Z">
        <w:r w:rsidRPr="007C0B8D" w:rsidDel="009A169A">
          <w:delText>*/</w:delText>
        </w:r>
      </w:del>
    </w:p>
    <w:p w:rsidR="00210410" w:rsidRPr="007C0B8D" w:rsidDel="009A169A" w:rsidRDefault="00210410" w:rsidP="00210410">
      <w:pPr>
        <w:pStyle w:val="code"/>
        <w:rPr>
          <w:del w:id="1794" w:author="Matty Kadosh" w:date="2015-08-01T16:20:00Z"/>
        </w:rPr>
      </w:pPr>
    </w:p>
    <w:p w:rsidR="00210410" w:rsidRPr="007C0B8D" w:rsidDel="009A169A" w:rsidRDefault="00210410" w:rsidP="00210410">
      <w:pPr>
        <w:pStyle w:val="code"/>
        <w:rPr>
          <w:del w:id="1795" w:author="Matty Kadosh" w:date="2015-08-01T16:20:00Z"/>
        </w:rPr>
      </w:pPr>
      <w:del w:id="1796" w:author="Matty Kadosh" w:date="2015-08-01T16:20:00Z">
        <w:r w:rsidRPr="007C0B8D" w:rsidDel="009A169A">
          <w:delText>ty</w:delText>
        </w:r>
        <w:r w:rsidR="008276F3" w:rsidDel="009A169A">
          <w:delText>pedef sai_status_t (*sai_create_buffer_profile</w:delText>
        </w:r>
        <w:r w:rsidRPr="007C0B8D" w:rsidDel="009A169A">
          <w:delText>_fn)(</w:delText>
        </w:r>
      </w:del>
    </w:p>
    <w:p w:rsidR="00210410" w:rsidDel="009A169A" w:rsidRDefault="00210410" w:rsidP="00210410">
      <w:pPr>
        <w:pStyle w:val="code"/>
        <w:rPr>
          <w:del w:id="1797" w:author="Matty Kadosh" w:date="2015-08-01T16:20:00Z"/>
        </w:rPr>
      </w:pPr>
      <w:del w:id="1798" w:author="Matty Kadosh" w:date="2015-08-01T16:20:00Z">
        <w:r w:rsidRPr="007C0B8D" w:rsidDel="009A169A">
          <w:delText xml:space="preserve">    _in_out sai_</w:delText>
        </w:r>
        <w:r w:rsidR="008276F3" w:rsidDel="009A169A">
          <w:delText>object</w:delText>
        </w:r>
        <w:r w:rsidRPr="007C0B8D" w:rsidDel="009A169A">
          <w:delText>_id_t* buffer</w:delText>
        </w:r>
        <w:r w:rsidR="008276F3" w:rsidDel="009A169A">
          <w:delText>_profile</w:delText>
        </w:r>
        <w:r w:rsidRPr="007C0B8D" w:rsidDel="009A169A">
          <w:delText>_</w:delText>
        </w:r>
        <w:r w:rsidDel="009A169A">
          <w:delText>id,</w:delText>
        </w:r>
      </w:del>
    </w:p>
    <w:p w:rsidR="00210410" w:rsidRPr="00A415FC" w:rsidDel="009A169A" w:rsidRDefault="00A415FC" w:rsidP="00210410">
      <w:pPr>
        <w:pStyle w:val="code"/>
        <w:rPr>
          <w:del w:id="1799" w:author="Matty Kadosh" w:date="2015-08-01T16:20:00Z"/>
          <w:color w:val="FF0000"/>
          <w:rPrChange w:id="1800" w:author="Guohan Lu" w:date="2015-05-19T10:16:00Z">
            <w:rPr>
              <w:del w:id="1801" w:author="Matty Kadosh" w:date="2015-08-01T16:20:00Z"/>
            </w:rPr>
          </w:rPrChange>
        </w:rPr>
      </w:pPr>
      <w:ins w:id="1802" w:author="Guohan Lu" w:date="2015-05-19T10:16:00Z">
        <w:del w:id="1803" w:author="Matty Kadosh" w:date="2015-08-01T16:20:00Z">
          <w:r w:rsidRPr="00A415FC" w:rsidDel="009A169A">
            <w:rPr>
              <w:color w:val="FF0000"/>
              <w:rPrChange w:id="1804" w:author="Guohan Lu" w:date="2015-05-19T10:16:00Z">
                <w:rPr/>
              </w:rPrChange>
            </w:rPr>
            <w:delText>Missing attributes.</w:delText>
          </w:r>
        </w:del>
      </w:ins>
    </w:p>
    <w:p w:rsidR="00210410" w:rsidDel="009A169A" w:rsidRDefault="00210410" w:rsidP="00210410">
      <w:pPr>
        <w:pStyle w:val="code"/>
        <w:rPr>
          <w:del w:id="1805" w:author="Matty Kadosh" w:date="2015-08-01T16:20:00Z"/>
        </w:rPr>
      </w:pPr>
      <w:del w:id="1806" w:author="Matty Kadosh" w:date="2015-08-01T16:20:00Z">
        <w:r w:rsidDel="009A169A">
          <w:delText xml:space="preserve">   );</w:delText>
        </w:r>
      </w:del>
    </w:p>
    <w:p w:rsidR="00210410" w:rsidDel="009A169A" w:rsidRDefault="00210410" w:rsidP="00210410">
      <w:pPr>
        <w:pStyle w:val="code"/>
        <w:rPr>
          <w:del w:id="1807" w:author="Matty Kadosh" w:date="2015-08-01T16:20:00Z"/>
        </w:rPr>
      </w:pPr>
    </w:p>
    <w:p w:rsidR="00210410" w:rsidDel="009A169A" w:rsidRDefault="00210410" w:rsidP="00210410">
      <w:pPr>
        <w:pStyle w:val="code"/>
        <w:rPr>
          <w:del w:id="1808" w:author="Matty Kadosh" w:date="2015-08-01T16:20:00Z"/>
        </w:rPr>
      </w:pPr>
    </w:p>
    <w:p w:rsidR="00210410" w:rsidDel="009A169A" w:rsidRDefault="00210410" w:rsidP="00210410">
      <w:pPr>
        <w:pStyle w:val="code"/>
        <w:rPr>
          <w:del w:id="1809" w:author="Matty Kadosh" w:date="2015-08-01T16:20:00Z"/>
        </w:rPr>
      </w:pPr>
      <w:del w:id="1810" w:author="Matty Kadosh" w:date="2015-08-01T16:20:00Z">
        <w:r w:rsidDel="009A169A">
          <w:delText>/*</w:delText>
        </w:r>
      </w:del>
    </w:p>
    <w:p w:rsidR="00210410" w:rsidDel="009A169A" w:rsidRDefault="00210410" w:rsidP="00210410">
      <w:pPr>
        <w:pStyle w:val="code"/>
        <w:rPr>
          <w:del w:id="1811" w:author="Matty Kadosh" w:date="2015-08-01T16:20:00Z"/>
        </w:rPr>
      </w:pPr>
      <w:del w:id="1812" w:author="Matty Kadosh" w:date="2015-08-01T16:20:00Z">
        <w:r w:rsidDel="009A169A">
          <w:delText>* Routine Description:</w:delText>
        </w:r>
      </w:del>
    </w:p>
    <w:p w:rsidR="00210410" w:rsidDel="009A169A" w:rsidRDefault="00210410" w:rsidP="00210410">
      <w:pPr>
        <w:pStyle w:val="code"/>
        <w:rPr>
          <w:del w:id="1813" w:author="Matty Kadosh" w:date="2015-08-01T16:20:00Z"/>
        </w:rPr>
      </w:pPr>
      <w:del w:id="1814" w:author="Matty Kadosh" w:date="2015-08-01T16:20:00Z">
        <w:r w:rsidDel="009A169A">
          <w:delText xml:space="preserve">*    remove buffer </w:delText>
        </w:r>
        <w:r w:rsidR="008276F3" w:rsidDel="009A169A">
          <w:delText>profile</w:delText>
        </w:r>
        <w:r w:rsidDel="009A169A">
          <w:delText xml:space="preserve">    .</w:delText>
        </w:r>
      </w:del>
    </w:p>
    <w:p w:rsidR="00210410" w:rsidDel="009A169A" w:rsidRDefault="00210410" w:rsidP="00210410">
      <w:pPr>
        <w:pStyle w:val="code"/>
        <w:rPr>
          <w:del w:id="1815" w:author="Matty Kadosh" w:date="2015-08-01T16:20:00Z"/>
        </w:rPr>
      </w:pPr>
      <w:del w:id="1816" w:author="Matty Kadosh" w:date="2015-08-01T16:20:00Z">
        <w:r w:rsidDel="009A169A">
          <w:delText>*</w:delText>
        </w:r>
      </w:del>
    </w:p>
    <w:p w:rsidR="00210410" w:rsidDel="009A169A" w:rsidRDefault="00210410" w:rsidP="00210410">
      <w:pPr>
        <w:pStyle w:val="code"/>
        <w:rPr>
          <w:del w:id="1817" w:author="Matty Kadosh" w:date="2015-08-01T16:20:00Z"/>
        </w:rPr>
      </w:pPr>
      <w:del w:id="1818" w:author="Matty Kadosh" w:date="2015-08-01T16:20:00Z">
        <w:r w:rsidDel="009A169A">
          <w:delText>* Arguments:</w:delText>
        </w:r>
      </w:del>
    </w:p>
    <w:p w:rsidR="00210410" w:rsidDel="009A169A" w:rsidRDefault="008276F3" w:rsidP="00210410">
      <w:pPr>
        <w:pStyle w:val="code"/>
        <w:rPr>
          <w:del w:id="1819" w:author="Matty Kadosh" w:date="2015-08-01T16:20:00Z"/>
        </w:rPr>
      </w:pPr>
      <w:del w:id="1820" w:author="Matty Kadosh" w:date="2015-08-01T16:20:00Z">
        <w:r w:rsidDel="009A169A">
          <w:delText>*  [in] buffer_profile_id  -</w:delText>
        </w:r>
        <w:r w:rsidRPr="008276F3" w:rsidDel="009A169A">
          <w:delText xml:space="preserve"> </w:delText>
        </w:r>
        <w:r w:rsidDel="009A169A">
          <w:delText>buffer profile id</w:delText>
        </w:r>
      </w:del>
    </w:p>
    <w:p w:rsidR="00210410" w:rsidDel="009A169A" w:rsidRDefault="00210410" w:rsidP="00210410">
      <w:pPr>
        <w:pStyle w:val="code"/>
        <w:rPr>
          <w:del w:id="1821" w:author="Matty Kadosh" w:date="2015-08-01T16:20:00Z"/>
        </w:rPr>
      </w:pPr>
      <w:del w:id="1822" w:author="Matty Kadosh" w:date="2015-08-01T16:20:00Z">
        <w:r w:rsidDel="009A169A">
          <w:delText xml:space="preserve">*  </w:delText>
        </w:r>
      </w:del>
    </w:p>
    <w:p w:rsidR="00210410" w:rsidDel="009A169A" w:rsidRDefault="00210410" w:rsidP="00210410">
      <w:pPr>
        <w:pStyle w:val="code"/>
        <w:rPr>
          <w:del w:id="1823" w:author="Matty Kadosh" w:date="2015-08-01T16:20:00Z"/>
        </w:rPr>
      </w:pPr>
      <w:del w:id="1824" w:author="Matty Kadosh" w:date="2015-08-01T16:20:00Z">
        <w:r w:rsidDel="009A169A">
          <w:delText>*</w:delText>
        </w:r>
      </w:del>
    </w:p>
    <w:p w:rsidR="00210410" w:rsidDel="009A169A" w:rsidRDefault="00210410" w:rsidP="00210410">
      <w:pPr>
        <w:pStyle w:val="code"/>
        <w:rPr>
          <w:del w:id="1825" w:author="Matty Kadosh" w:date="2015-08-01T16:20:00Z"/>
        </w:rPr>
      </w:pPr>
      <w:del w:id="1826" w:author="Matty Kadosh" w:date="2015-08-01T16:20:00Z">
        <w:r w:rsidDel="009A169A">
          <w:delText>* Return Values:</w:delText>
        </w:r>
      </w:del>
    </w:p>
    <w:p w:rsidR="00210410" w:rsidDel="009A169A" w:rsidRDefault="00210410" w:rsidP="00210410">
      <w:pPr>
        <w:pStyle w:val="code"/>
        <w:rPr>
          <w:del w:id="1827" w:author="Matty Kadosh" w:date="2015-08-01T16:20:00Z"/>
        </w:rPr>
      </w:pPr>
      <w:del w:id="1828" w:author="Matty Kadosh" w:date="2015-08-01T16:20:00Z">
        <w:r w:rsidDel="009A169A">
          <w:delText>*    SAI_STATUS_SUCCESS on success</w:delText>
        </w:r>
      </w:del>
    </w:p>
    <w:p w:rsidR="00210410" w:rsidDel="009A169A" w:rsidRDefault="00210410" w:rsidP="00210410">
      <w:pPr>
        <w:pStyle w:val="code"/>
        <w:rPr>
          <w:del w:id="1829" w:author="Matty Kadosh" w:date="2015-08-01T16:20:00Z"/>
        </w:rPr>
      </w:pPr>
      <w:del w:id="1830" w:author="Matty Kadosh" w:date="2015-08-01T16:20:00Z">
        <w:r w:rsidDel="009A169A">
          <w:delText>*    Failure status code on error</w:delText>
        </w:r>
      </w:del>
    </w:p>
    <w:p w:rsidR="00210410" w:rsidDel="009A169A" w:rsidRDefault="00210410" w:rsidP="00210410">
      <w:pPr>
        <w:pStyle w:val="code"/>
        <w:rPr>
          <w:del w:id="1831" w:author="Matty Kadosh" w:date="2015-08-01T16:20:00Z"/>
        </w:rPr>
      </w:pPr>
      <w:del w:id="1832" w:author="Matty Kadosh" w:date="2015-08-01T16:20:00Z">
        <w:r w:rsidDel="009A169A">
          <w:delText>*/</w:delText>
        </w:r>
      </w:del>
    </w:p>
    <w:p w:rsidR="00210410" w:rsidDel="009A169A" w:rsidRDefault="00210410" w:rsidP="00210410">
      <w:pPr>
        <w:pStyle w:val="code"/>
        <w:rPr>
          <w:del w:id="1833" w:author="Matty Kadosh" w:date="2015-08-01T16:20:00Z"/>
        </w:rPr>
      </w:pPr>
    </w:p>
    <w:p w:rsidR="00210410" w:rsidDel="009A169A" w:rsidRDefault="00210410" w:rsidP="00210410">
      <w:pPr>
        <w:pStyle w:val="code"/>
        <w:rPr>
          <w:del w:id="1834" w:author="Matty Kadosh" w:date="2015-08-01T16:20:00Z"/>
        </w:rPr>
      </w:pPr>
      <w:del w:id="1835"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R="008276F3" w:rsidDel="009A169A">
          <w:delText>profile</w:delText>
        </w:r>
        <w:r w:rsidRPr="007C0B8D" w:rsidDel="009A169A">
          <w:delText>_fn)(</w:delText>
        </w:r>
      </w:del>
    </w:p>
    <w:p w:rsidR="00210410" w:rsidDel="009A169A" w:rsidRDefault="00210410" w:rsidP="00210410">
      <w:pPr>
        <w:pStyle w:val="code"/>
        <w:rPr>
          <w:del w:id="1836" w:author="Matty Kadosh" w:date="2015-08-01T16:20:00Z"/>
        </w:rPr>
      </w:pPr>
      <w:del w:id="1837" w:author="Matty Kadosh" w:date="2015-08-01T16:20:00Z">
        <w:r w:rsidDel="009A169A">
          <w:delText xml:space="preserve">    _in_ </w:delText>
        </w:r>
        <w:r w:rsidR="008276F3" w:rsidDel="009A169A">
          <w:delText>sai</w:delText>
        </w:r>
        <w:r w:rsidDel="009A169A">
          <w:delText>_</w:delText>
        </w:r>
        <w:r w:rsidR="008276F3" w:rsidDel="009A169A">
          <w:delText>object_</w:delText>
        </w:r>
        <w:r w:rsidRPr="007C0B8D" w:rsidDel="009A169A">
          <w:delText>id_t buffer</w:delText>
        </w:r>
        <w:r w:rsidR="008276F3" w:rsidDel="009A169A">
          <w:delText>_profile</w:delText>
        </w:r>
        <w:r w:rsidRPr="007C0B8D" w:rsidDel="009A169A">
          <w:delText>_</w:delText>
        </w:r>
        <w:r w:rsidDel="009A169A">
          <w:delText>id,</w:delText>
        </w:r>
      </w:del>
    </w:p>
    <w:p w:rsidR="00210410" w:rsidDel="009A169A" w:rsidRDefault="00210410" w:rsidP="00210410">
      <w:pPr>
        <w:pStyle w:val="code"/>
        <w:rPr>
          <w:del w:id="1838" w:author="Matty Kadosh" w:date="2015-08-01T16:20:00Z"/>
        </w:rPr>
      </w:pPr>
      <w:del w:id="1839" w:author="Matty Kadosh" w:date="2015-08-01T16:20:00Z">
        <w:r w:rsidDel="009A169A">
          <w:delText xml:space="preserve">   );</w:delText>
        </w:r>
      </w:del>
    </w:p>
    <w:p w:rsidR="00210410" w:rsidDel="009A169A" w:rsidRDefault="00210410" w:rsidP="00210410">
      <w:pPr>
        <w:pStyle w:val="code"/>
        <w:rPr>
          <w:del w:id="1840" w:author="Matty Kadosh" w:date="2015-08-01T16:20:00Z"/>
        </w:rPr>
      </w:pPr>
    </w:p>
    <w:p w:rsidR="00D64D13" w:rsidDel="009A169A" w:rsidRDefault="00D64D13" w:rsidP="008A6D58">
      <w:pPr>
        <w:pStyle w:val="code"/>
        <w:rPr>
          <w:del w:id="1841" w:author="Matty Kadosh" w:date="2015-08-01T16:20:00Z"/>
        </w:rPr>
      </w:pPr>
    </w:p>
    <w:p w:rsidR="00210410" w:rsidDel="009A169A" w:rsidRDefault="00210410" w:rsidP="008A6D58">
      <w:pPr>
        <w:pStyle w:val="code"/>
        <w:rPr>
          <w:del w:id="1842" w:author="Matty Kadosh" w:date="2015-08-01T16:20:00Z"/>
        </w:rPr>
      </w:pPr>
    </w:p>
    <w:p w:rsidR="008D0977" w:rsidDel="009A169A" w:rsidRDefault="008D0977" w:rsidP="008A6D58">
      <w:pPr>
        <w:pStyle w:val="code"/>
        <w:rPr>
          <w:del w:id="1843" w:author="Matty Kadosh" w:date="2015-08-01T16:20:00Z"/>
          <w:rFonts w:asciiTheme="minorHAnsi" w:hAnsiTheme="minorHAnsi" w:cstheme="minorHAnsi"/>
        </w:rPr>
      </w:pPr>
    </w:p>
    <w:p w:rsidR="00D64D13" w:rsidRPr="007C0B8D" w:rsidDel="009A169A" w:rsidRDefault="00D64D13" w:rsidP="00D64D13">
      <w:pPr>
        <w:pStyle w:val="code"/>
        <w:rPr>
          <w:del w:id="1844" w:author="Matty Kadosh" w:date="2015-08-01T16:20:00Z"/>
        </w:rPr>
      </w:pPr>
      <w:del w:id="1845" w:author="Matty Kadosh" w:date="2015-08-01T16:20:00Z">
        <w:r w:rsidRPr="007C0B8D" w:rsidDel="009A169A">
          <w:delText>/*</w:delText>
        </w:r>
      </w:del>
    </w:p>
    <w:p w:rsidR="00D64D13" w:rsidRPr="007C0B8D" w:rsidDel="009A169A" w:rsidRDefault="00D64D13" w:rsidP="00D64D13">
      <w:pPr>
        <w:pStyle w:val="code"/>
        <w:rPr>
          <w:del w:id="1846" w:author="Matty Kadosh" w:date="2015-08-01T16:20:00Z"/>
        </w:rPr>
      </w:pPr>
      <w:del w:id="1847" w:author="Matty Kadosh" w:date="2015-08-01T16:20:00Z">
        <w:r w:rsidRPr="007C0B8D" w:rsidDel="009A169A">
          <w:delText>* Routine Description:</w:delText>
        </w:r>
      </w:del>
    </w:p>
    <w:p w:rsidR="00D64D13" w:rsidRPr="007C0B8D" w:rsidDel="009A169A" w:rsidRDefault="00D64D13" w:rsidP="00D64D13">
      <w:pPr>
        <w:pStyle w:val="code"/>
        <w:rPr>
          <w:del w:id="1848" w:author="Matty Kadosh" w:date="2015-08-01T16:20:00Z"/>
        </w:rPr>
      </w:pPr>
      <w:del w:id="1849" w:author="Matty Kadosh" w:date="2015-08-01T16:20:00Z">
        <w:r w:rsidRPr="007C0B8D" w:rsidDel="009A169A">
          <w:delText>* set buffer</w:delText>
        </w:r>
        <w:r w:rsidR="00F333EB" w:rsidDel="009A169A">
          <w:delText xml:space="preserve"> profile</w:delText>
        </w:r>
        <w:r w:rsidRPr="007C0B8D" w:rsidDel="009A169A">
          <w:delText xml:space="preserve"> attributes.</w:delText>
        </w:r>
      </w:del>
    </w:p>
    <w:p w:rsidR="00D64D13" w:rsidDel="009A169A" w:rsidRDefault="00D64D13" w:rsidP="00D64D13">
      <w:pPr>
        <w:pStyle w:val="code"/>
        <w:rPr>
          <w:del w:id="1850" w:author="Matty Kadosh" w:date="2015-08-01T16:20:00Z"/>
        </w:rPr>
      </w:pPr>
      <w:del w:id="1851" w:author="Matty Kadosh" w:date="2015-08-01T16:20:00Z">
        <w:r w:rsidDel="009A169A">
          <w:delText>* Arguments:</w:delText>
        </w:r>
      </w:del>
    </w:p>
    <w:p w:rsidR="00D64D13" w:rsidDel="009A169A" w:rsidRDefault="00210410" w:rsidP="0084778B">
      <w:pPr>
        <w:pStyle w:val="code"/>
        <w:rPr>
          <w:del w:id="1852" w:author="Matty Kadosh" w:date="2015-08-01T16:20:00Z"/>
        </w:rPr>
      </w:pPr>
      <w:del w:id="1853" w:author="Matty Kadosh" w:date="2015-08-01T16:20:00Z">
        <w:r w:rsidDel="009A169A">
          <w:delText xml:space="preserve">* [in] </w:delText>
        </w:r>
        <w:r w:rsidR="00F333EB" w:rsidDel="009A169A">
          <w:delText>buffer_profile_id  -</w:delText>
        </w:r>
        <w:r w:rsidR="00F333EB" w:rsidRPr="008276F3" w:rsidDel="009A169A">
          <w:delText xml:space="preserve"> </w:delText>
        </w:r>
        <w:r w:rsidR="00F333EB" w:rsidDel="009A169A">
          <w:delText>buffer profile id</w:delText>
        </w:r>
      </w:del>
    </w:p>
    <w:p w:rsidR="00D64D13" w:rsidRPr="007C0B8D" w:rsidDel="009A169A" w:rsidRDefault="00D64D13" w:rsidP="00D64D13">
      <w:pPr>
        <w:pStyle w:val="code"/>
        <w:rPr>
          <w:del w:id="1854" w:author="Matty Kadosh" w:date="2015-08-01T16:20:00Z"/>
        </w:rPr>
      </w:pPr>
      <w:del w:id="1855" w:author="Matty Kadosh" w:date="2015-08-01T16:20:00Z">
        <w:r w:rsidDel="009A169A">
          <w:delText>* [in]</w:delText>
        </w:r>
        <w:r w:rsidRPr="00144C06" w:rsidDel="009A169A">
          <w:delText xml:space="preserve"> </w:delText>
        </w:r>
        <w:r w:rsidR="0084778B" w:rsidDel="009A169A">
          <w:delText>attr</w:delText>
        </w:r>
        <w:r w:rsidDel="009A169A">
          <w:delText xml:space="preserve"> - </w:delText>
        </w:r>
        <w:r w:rsidR="0084778B" w:rsidDel="009A169A">
          <w:delText xml:space="preserve"> buffer profile attribute</w:delText>
        </w:r>
        <w:r w:rsidRPr="007C0B8D" w:rsidDel="009A169A">
          <w:delText xml:space="preserve"> </w:delText>
        </w:r>
      </w:del>
    </w:p>
    <w:p w:rsidR="00D64D13" w:rsidRPr="007C0B8D" w:rsidDel="009A169A" w:rsidRDefault="00D64D13" w:rsidP="00D64D13">
      <w:pPr>
        <w:pStyle w:val="code"/>
        <w:rPr>
          <w:del w:id="1856" w:author="Matty Kadosh" w:date="2015-08-01T16:20:00Z"/>
        </w:rPr>
      </w:pPr>
      <w:del w:id="1857" w:author="Matty Kadosh" w:date="2015-08-01T16:20:00Z">
        <w:r w:rsidRPr="007C0B8D" w:rsidDel="009A169A">
          <w:delText>*</w:delText>
        </w:r>
      </w:del>
    </w:p>
    <w:p w:rsidR="00D64D13" w:rsidRPr="007C0B8D" w:rsidDel="009A169A" w:rsidRDefault="00D64D13" w:rsidP="00D64D13">
      <w:pPr>
        <w:pStyle w:val="code"/>
        <w:rPr>
          <w:del w:id="1858" w:author="Matty Kadosh" w:date="2015-08-01T16:20:00Z"/>
        </w:rPr>
      </w:pPr>
      <w:del w:id="1859" w:author="Matty Kadosh" w:date="2015-08-01T16:20:00Z">
        <w:r w:rsidRPr="007C0B8D" w:rsidDel="009A169A">
          <w:delText>* Return Values:</w:delText>
        </w:r>
      </w:del>
    </w:p>
    <w:p w:rsidR="00D64D13" w:rsidRPr="007C0B8D" w:rsidDel="009A169A" w:rsidRDefault="00D64D13" w:rsidP="00D64D13">
      <w:pPr>
        <w:pStyle w:val="code"/>
        <w:rPr>
          <w:del w:id="1860" w:author="Matty Kadosh" w:date="2015-08-01T16:20:00Z"/>
        </w:rPr>
      </w:pPr>
      <w:del w:id="1861" w:author="Matty Kadosh" w:date="2015-08-01T16:20:00Z">
        <w:r w:rsidRPr="007C0B8D" w:rsidDel="009A169A">
          <w:delText>* SAI_STATUS_SUCCESS on success</w:delText>
        </w:r>
      </w:del>
    </w:p>
    <w:p w:rsidR="00D64D13" w:rsidRPr="007C0B8D" w:rsidDel="009A169A" w:rsidRDefault="00D64D13" w:rsidP="00D64D13">
      <w:pPr>
        <w:pStyle w:val="code"/>
        <w:rPr>
          <w:del w:id="1862" w:author="Matty Kadosh" w:date="2015-08-01T16:20:00Z"/>
        </w:rPr>
      </w:pPr>
      <w:del w:id="1863" w:author="Matty Kadosh" w:date="2015-08-01T16:20:00Z">
        <w:r w:rsidRPr="007C0B8D" w:rsidDel="009A169A">
          <w:delText>* Failure status code on error</w:delText>
        </w:r>
      </w:del>
    </w:p>
    <w:p w:rsidR="00D64D13" w:rsidRPr="007C0B8D" w:rsidDel="009A169A" w:rsidRDefault="00D64D13" w:rsidP="00D64D13">
      <w:pPr>
        <w:pStyle w:val="code"/>
        <w:rPr>
          <w:del w:id="1864" w:author="Matty Kadosh" w:date="2015-08-01T16:20:00Z"/>
        </w:rPr>
      </w:pPr>
      <w:del w:id="1865" w:author="Matty Kadosh" w:date="2015-08-01T16:20:00Z">
        <w:r w:rsidRPr="007C0B8D" w:rsidDel="009A169A">
          <w:delText>*/</w:delText>
        </w:r>
      </w:del>
    </w:p>
    <w:p w:rsidR="00D64D13" w:rsidDel="009A169A" w:rsidRDefault="00D64D13" w:rsidP="00D64D13">
      <w:pPr>
        <w:pStyle w:val="code"/>
        <w:rPr>
          <w:del w:id="1866" w:author="Matty Kadosh" w:date="2015-08-01T16:20:00Z"/>
        </w:rPr>
      </w:pPr>
      <w:del w:id="1867" w:author="Matty Kadosh" w:date="2015-08-01T16:20:00Z">
        <w:r w:rsidRPr="007C0B8D" w:rsidDel="009A169A">
          <w:delText>typedef sai_status_t (*sai_set_buffer_</w:delText>
        </w:r>
        <w:r w:rsidR="007F5BFC" w:rsidDel="009A169A">
          <w:delText>profile_</w:delText>
        </w:r>
        <w:r w:rsidRPr="007C0B8D" w:rsidDel="009A169A">
          <w:delText>attr_fn)(</w:delText>
        </w:r>
      </w:del>
    </w:p>
    <w:p w:rsidR="00210410" w:rsidDel="009A169A" w:rsidRDefault="00210410" w:rsidP="00D64D13">
      <w:pPr>
        <w:pStyle w:val="code"/>
        <w:rPr>
          <w:del w:id="1868" w:author="Matty Kadosh" w:date="2015-08-01T16:20:00Z"/>
        </w:rPr>
      </w:pPr>
      <w:del w:id="1869" w:author="Matty Kadosh" w:date="2015-08-01T16:20:00Z">
        <w:r w:rsidDel="009A169A">
          <w:tab/>
        </w:r>
        <w:r w:rsidDel="009A169A">
          <w:tab/>
        </w:r>
        <w:r w:rsidDel="009A169A">
          <w:tab/>
          <w:delText xml:space="preserve"> _in_ </w:delText>
        </w:r>
        <w:r w:rsidRPr="007C0B8D" w:rsidDel="009A169A">
          <w:delText>sai_</w:delText>
        </w:r>
        <w:r w:rsidR="0084778B" w:rsidDel="009A169A">
          <w:delText>object</w:delText>
        </w:r>
        <w:r w:rsidRPr="007C0B8D" w:rsidDel="009A169A">
          <w:delText>r_id_t buffer</w:delText>
        </w:r>
        <w:r w:rsidR="0084778B" w:rsidDel="009A169A">
          <w:delText>_profile</w:delText>
        </w:r>
        <w:r w:rsidRPr="007C0B8D" w:rsidDel="009A169A">
          <w:delText>_</w:delText>
        </w:r>
        <w:r w:rsidDel="009A169A">
          <w:delText>id,</w:delText>
        </w:r>
      </w:del>
    </w:p>
    <w:p w:rsidR="00D64D13" w:rsidDel="009A169A" w:rsidRDefault="00D64D13" w:rsidP="0084778B">
      <w:pPr>
        <w:pStyle w:val="code"/>
        <w:rPr>
          <w:del w:id="1870" w:author="Matty Kadosh" w:date="2015-08-01T16:20:00Z"/>
        </w:rPr>
      </w:pPr>
      <w:del w:id="1871" w:author="Matty Kadosh" w:date="2015-08-01T16:20:00Z">
        <w:r w:rsidDel="009A169A">
          <w:delText xml:space="preserve">       </w:delText>
        </w:r>
        <w:r w:rsidDel="009A169A">
          <w:tab/>
        </w:r>
        <w:r w:rsidDel="009A169A">
          <w:tab/>
          <w:delText xml:space="preserve"> </w:delText>
        </w:r>
        <w:r w:rsidDel="009A169A">
          <w:tab/>
          <w:delText xml:space="preserve"> </w:delText>
        </w:r>
        <w:r w:rsidR="0084778B" w:rsidDel="009A169A">
          <w:delText>_In_ sai_attr_t *att</w:delText>
        </w:r>
        <w:r w:rsidR="00155741" w:rsidDel="009A169A">
          <w:delText>r</w:delText>
        </w:r>
      </w:del>
    </w:p>
    <w:p w:rsidR="00D64D13" w:rsidDel="009A169A" w:rsidRDefault="00D64D13" w:rsidP="00D64D13">
      <w:pPr>
        <w:pStyle w:val="code"/>
        <w:rPr>
          <w:del w:id="1872" w:author="Matty Kadosh" w:date="2015-08-01T16:20:00Z"/>
        </w:rPr>
      </w:pPr>
      <w:del w:id="1873" w:author="Matty Kadosh" w:date="2015-08-01T16:20:00Z">
        <w:r w:rsidDel="009A169A">
          <w:delText>);</w:delText>
        </w:r>
      </w:del>
    </w:p>
    <w:p w:rsidR="00D64D13" w:rsidDel="009A169A" w:rsidRDefault="00D64D13" w:rsidP="00D64D13">
      <w:pPr>
        <w:pStyle w:val="code"/>
        <w:rPr>
          <w:del w:id="1874" w:author="Matty Kadosh" w:date="2015-08-01T16:20:00Z"/>
        </w:rPr>
      </w:pPr>
    </w:p>
    <w:p w:rsidR="00D64D13" w:rsidRPr="007C0B8D" w:rsidDel="009A169A" w:rsidRDefault="00D64D13" w:rsidP="00D64D13">
      <w:pPr>
        <w:pStyle w:val="code"/>
        <w:rPr>
          <w:del w:id="1875" w:author="Matty Kadosh" w:date="2015-08-01T16:20:00Z"/>
        </w:rPr>
      </w:pPr>
      <w:del w:id="1876" w:author="Matty Kadosh" w:date="2015-08-01T16:20:00Z">
        <w:r w:rsidRPr="007C0B8D" w:rsidDel="009A169A">
          <w:delText>/*</w:delText>
        </w:r>
      </w:del>
    </w:p>
    <w:p w:rsidR="00D64D13" w:rsidRPr="007C0B8D" w:rsidDel="009A169A" w:rsidRDefault="00D64D13" w:rsidP="00D64D13">
      <w:pPr>
        <w:pStyle w:val="code"/>
        <w:rPr>
          <w:del w:id="1877" w:author="Matty Kadosh" w:date="2015-08-01T16:20:00Z"/>
        </w:rPr>
      </w:pPr>
      <w:del w:id="1878" w:author="Matty Kadosh" w:date="2015-08-01T16:20:00Z">
        <w:r w:rsidRPr="007C0B8D" w:rsidDel="009A169A">
          <w:delText>* Routine Description:</w:delText>
        </w:r>
      </w:del>
    </w:p>
    <w:p w:rsidR="00D64D13" w:rsidRPr="007C0B8D" w:rsidDel="009A169A" w:rsidRDefault="00D64D13" w:rsidP="00D64D13">
      <w:pPr>
        <w:pStyle w:val="code"/>
        <w:rPr>
          <w:del w:id="1879" w:author="Matty Kadosh" w:date="2015-08-01T16:20:00Z"/>
        </w:rPr>
      </w:pPr>
      <w:del w:id="1880"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rsidR="00D64D13" w:rsidDel="009A169A" w:rsidRDefault="00D64D13" w:rsidP="00D64D13">
      <w:pPr>
        <w:pStyle w:val="code"/>
        <w:rPr>
          <w:del w:id="1881" w:author="Matty Kadosh" w:date="2015-08-01T16:20:00Z"/>
        </w:rPr>
      </w:pPr>
      <w:del w:id="1882" w:author="Matty Kadosh" w:date="2015-08-01T16:20:00Z">
        <w:r w:rsidRPr="007C0B8D" w:rsidDel="009A169A">
          <w:delText>* Arguments:</w:delText>
        </w:r>
      </w:del>
    </w:p>
    <w:p w:rsidR="00210410" w:rsidRPr="007C0B8D" w:rsidDel="009A169A" w:rsidRDefault="00210410" w:rsidP="00155741">
      <w:pPr>
        <w:pStyle w:val="code"/>
        <w:rPr>
          <w:del w:id="1883" w:author="Matty Kadosh" w:date="2015-08-01T16:20:00Z"/>
        </w:rPr>
      </w:pPr>
      <w:del w:id="1884" w:author="Matty Kadosh" w:date="2015-08-01T16:20:00Z">
        <w:r w:rsidDel="009A169A">
          <w:delText xml:space="preserve">* [in] </w:delText>
        </w:r>
        <w:r w:rsidR="00155741" w:rsidDel="009A169A">
          <w:delText>buffer_profile_id  -</w:delText>
        </w:r>
        <w:r w:rsidR="00155741" w:rsidRPr="008276F3" w:rsidDel="009A169A">
          <w:delText xml:space="preserve"> </w:delText>
        </w:r>
        <w:r w:rsidR="00155741" w:rsidDel="009A169A">
          <w:delText>buffer profile id</w:delText>
        </w:r>
      </w:del>
    </w:p>
    <w:p w:rsidR="00D64D13" w:rsidDel="009A169A" w:rsidRDefault="00D64D13" w:rsidP="00D64D13">
      <w:pPr>
        <w:pStyle w:val="code"/>
        <w:rPr>
          <w:del w:id="1885" w:author="Matty Kadosh" w:date="2015-08-01T16:20:00Z"/>
        </w:rPr>
      </w:pPr>
      <w:del w:id="1886"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rsidR="00D64D13" w:rsidRPr="007C0B8D" w:rsidDel="009A169A" w:rsidRDefault="00D64D13" w:rsidP="00D64D13">
      <w:pPr>
        <w:pStyle w:val="code"/>
        <w:rPr>
          <w:del w:id="1887" w:author="Matty Kadosh" w:date="2015-08-01T16:20:00Z"/>
        </w:rPr>
      </w:pPr>
      <w:del w:id="1888"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rsidR="00D64D13" w:rsidRPr="007C0B8D" w:rsidDel="009A169A" w:rsidRDefault="00D64D13" w:rsidP="00D64D13">
      <w:pPr>
        <w:pStyle w:val="code"/>
        <w:rPr>
          <w:del w:id="1889" w:author="Matty Kadosh" w:date="2015-08-01T16:20:00Z"/>
        </w:rPr>
      </w:pPr>
      <w:del w:id="1890" w:author="Matty Kadosh" w:date="2015-08-01T16:20:00Z">
        <w:r w:rsidRPr="007C0B8D" w:rsidDel="009A169A">
          <w:delText>*</w:delText>
        </w:r>
      </w:del>
    </w:p>
    <w:p w:rsidR="00D64D13" w:rsidRPr="007C0B8D" w:rsidDel="009A169A" w:rsidRDefault="00D64D13" w:rsidP="00D64D13">
      <w:pPr>
        <w:pStyle w:val="code"/>
        <w:rPr>
          <w:del w:id="1891" w:author="Matty Kadosh" w:date="2015-08-01T16:20:00Z"/>
        </w:rPr>
      </w:pPr>
      <w:del w:id="1892" w:author="Matty Kadosh" w:date="2015-08-01T16:20:00Z">
        <w:r w:rsidRPr="007C0B8D" w:rsidDel="009A169A">
          <w:delText>* Return Values:</w:delText>
        </w:r>
      </w:del>
    </w:p>
    <w:p w:rsidR="00D64D13" w:rsidRPr="007C0B8D" w:rsidDel="009A169A" w:rsidRDefault="00D64D13" w:rsidP="00D64D13">
      <w:pPr>
        <w:pStyle w:val="code"/>
        <w:rPr>
          <w:del w:id="1893" w:author="Matty Kadosh" w:date="2015-08-01T16:20:00Z"/>
        </w:rPr>
      </w:pPr>
      <w:del w:id="1894" w:author="Matty Kadosh" w:date="2015-08-01T16:20:00Z">
        <w:r w:rsidRPr="007C0B8D" w:rsidDel="009A169A">
          <w:delText>* SAI_STATUS_SUCCESS on success</w:delText>
        </w:r>
      </w:del>
    </w:p>
    <w:p w:rsidR="00D64D13" w:rsidRPr="007C0B8D" w:rsidDel="009A169A" w:rsidRDefault="00D64D13" w:rsidP="00D64D13">
      <w:pPr>
        <w:pStyle w:val="code"/>
        <w:rPr>
          <w:del w:id="1895" w:author="Matty Kadosh" w:date="2015-08-01T16:20:00Z"/>
        </w:rPr>
      </w:pPr>
      <w:del w:id="1896" w:author="Matty Kadosh" w:date="2015-08-01T16:20:00Z">
        <w:r w:rsidRPr="007C0B8D" w:rsidDel="009A169A">
          <w:delText>* Failure status code on error</w:delText>
        </w:r>
      </w:del>
    </w:p>
    <w:p w:rsidR="00D64D13" w:rsidRPr="007C0B8D" w:rsidDel="009A169A" w:rsidRDefault="00D64D13" w:rsidP="00D64D13">
      <w:pPr>
        <w:pStyle w:val="code"/>
        <w:rPr>
          <w:del w:id="1897" w:author="Matty Kadosh" w:date="2015-08-01T16:20:00Z"/>
        </w:rPr>
      </w:pPr>
      <w:del w:id="1898" w:author="Matty Kadosh" w:date="2015-08-01T16:20:00Z">
        <w:r w:rsidRPr="007C0B8D" w:rsidDel="009A169A">
          <w:delText>*/</w:delText>
        </w:r>
      </w:del>
    </w:p>
    <w:p w:rsidR="00D64D13" w:rsidDel="009A169A" w:rsidRDefault="00D64D13" w:rsidP="00D64D13">
      <w:pPr>
        <w:pStyle w:val="code"/>
        <w:rPr>
          <w:del w:id="1899" w:author="Matty Kadosh" w:date="2015-08-01T16:20:00Z"/>
        </w:rPr>
      </w:pPr>
      <w:del w:id="1900" w:author="Matty Kadosh" w:date="2015-08-01T16:20:00Z">
        <w:r w:rsidDel="009A169A">
          <w:delText>typedef sai_status_t (*sai_g</w:delText>
        </w:r>
        <w:r w:rsidRPr="007C0B8D" w:rsidDel="009A169A">
          <w:delText>et_buffer_</w:delText>
        </w:r>
        <w:r w:rsidR="007F5BFC" w:rsidDel="009A169A">
          <w:delText>profile_</w:delText>
        </w:r>
        <w:r w:rsidRPr="007C0B8D" w:rsidDel="009A169A">
          <w:delText>attr_fn)(</w:delText>
        </w:r>
      </w:del>
    </w:p>
    <w:p w:rsidR="00210410" w:rsidDel="009A169A" w:rsidRDefault="00210410" w:rsidP="00D64D13">
      <w:pPr>
        <w:pStyle w:val="code"/>
        <w:rPr>
          <w:del w:id="1901" w:author="Matty Kadosh" w:date="2015-08-01T16:20:00Z"/>
        </w:rPr>
      </w:pPr>
      <w:del w:id="1902" w:author="Matty Kadosh" w:date="2015-08-01T16:20:00Z">
        <w:r w:rsidDel="009A169A">
          <w:delText xml:space="preserve">                        _in_ </w:delText>
        </w:r>
        <w:r w:rsidRPr="007C0B8D" w:rsidDel="009A169A">
          <w:delText>sai_</w:delText>
        </w:r>
        <w:r w:rsidR="00155741" w:rsidDel="009A169A">
          <w:delText>object</w:delText>
        </w:r>
        <w:r w:rsidRPr="007C0B8D" w:rsidDel="009A169A">
          <w:delText>_id_t</w:delText>
        </w:r>
        <w:r w:rsidR="00155741" w:rsidDel="009A169A">
          <w:delText xml:space="preserve"> </w:delText>
        </w:r>
        <w:r w:rsidRPr="007C0B8D" w:rsidDel="009A169A">
          <w:delText>buffer_</w:delText>
        </w:r>
        <w:r w:rsidR="00155741" w:rsidDel="009A169A">
          <w:delText>profile_</w:delText>
        </w:r>
        <w:r w:rsidDel="009A169A">
          <w:delText>id,</w:delText>
        </w:r>
      </w:del>
    </w:p>
    <w:p w:rsidR="00D64D13" w:rsidDel="009A169A" w:rsidRDefault="00D64D13" w:rsidP="00D64D13">
      <w:pPr>
        <w:pStyle w:val="code"/>
        <w:rPr>
          <w:del w:id="1903" w:author="Matty Kadosh" w:date="2015-08-01T16:20:00Z"/>
        </w:rPr>
      </w:pPr>
      <w:del w:id="1904"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rsidR="00D64D13" w:rsidDel="009A169A" w:rsidRDefault="00D64D13" w:rsidP="00D64D13">
      <w:pPr>
        <w:pStyle w:val="code"/>
        <w:rPr>
          <w:del w:id="1905" w:author="Matty Kadosh" w:date="2015-08-01T16:20:00Z"/>
        </w:rPr>
      </w:pPr>
      <w:del w:id="1906" w:author="Matty Kadosh" w:date="2015-08-01T16:20:00Z">
        <w:r w:rsidDel="009A169A">
          <w:delText xml:space="preserve">    </w:delText>
        </w:r>
        <w:r w:rsidDel="009A169A">
          <w:tab/>
        </w:r>
        <w:r w:rsidDel="009A169A">
          <w:tab/>
          <w:delText xml:space="preserve"> </w:delText>
        </w:r>
        <w:r w:rsidDel="009A169A">
          <w:tab/>
        </w:r>
        <w:r w:rsidR="00210410" w:rsidDel="009A169A">
          <w:delText xml:space="preserve"> </w:delText>
        </w:r>
        <w:r w:rsidDel="009A169A">
          <w:delText xml:space="preserve"> _out_ sai_attr_t * attr_list </w:delText>
        </w:r>
      </w:del>
    </w:p>
    <w:p w:rsidR="00D64D13" w:rsidDel="009A169A" w:rsidRDefault="00D64D13" w:rsidP="00D64D13">
      <w:pPr>
        <w:pStyle w:val="code"/>
        <w:rPr>
          <w:del w:id="1907" w:author="Matty Kadosh" w:date="2015-08-01T16:20:00Z"/>
        </w:rPr>
      </w:pPr>
      <w:del w:id="1908" w:author="Matty Kadosh" w:date="2015-08-01T16:20:00Z">
        <w:r w:rsidDel="009A169A">
          <w:delText>);</w:delText>
        </w:r>
      </w:del>
    </w:p>
    <w:p w:rsidR="00EA0BD9" w:rsidDel="009A169A" w:rsidRDefault="00EA0BD9" w:rsidP="00EA0BD9">
      <w:pPr>
        <w:pStyle w:val="code"/>
        <w:rPr>
          <w:del w:id="1909" w:author="Matty Kadosh" w:date="2015-08-01T16:20:00Z"/>
        </w:rPr>
      </w:pPr>
    </w:p>
    <w:p w:rsidR="00EA0BD9" w:rsidDel="009A169A" w:rsidRDefault="00EA0BD9" w:rsidP="00EA0BD9">
      <w:pPr>
        <w:pStyle w:val="code"/>
        <w:rPr>
          <w:del w:id="1910" w:author="Matty Kadosh" w:date="2015-08-01T16:20:00Z"/>
        </w:rPr>
      </w:pPr>
    </w:p>
    <w:p w:rsidR="00EA0BD9" w:rsidRPr="007C0B8D" w:rsidDel="009A169A" w:rsidRDefault="00EA0BD9" w:rsidP="00EA0BD9">
      <w:pPr>
        <w:pStyle w:val="code"/>
        <w:rPr>
          <w:del w:id="1911" w:author="Matty Kadosh" w:date="2015-08-01T16:20:00Z"/>
        </w:rPr>
      </w:pPr>
    </w:p>
    <w:p w:rsidR="00D64D13" w:rsidRPr="007C0B8D" w:rsidDel="009A169A" w:rsidRDefault="00D64D13" w:rsidP="00D64D13">
      <w:pPr>
        <w:pStyle w:val="code"/>
        <w:rPr>
          <w:del w:id="1912" w:author="Matty Kadosh" w:date="2015-08-01T16:20:00Z"/>
        </w:rPr>
      </w:pPr>
    </w:p>
    <w:p w:rsidR="00582040" w:rsidDel="009A169A" w:rsidRDefault="00D64D13" w:rsidP="00D64D13">
      <w:pPr>
        <w:pStyle w:val="Heading2"/>
        <w:rPr>
          <w:del w:id="1913" w:author="Matty Kadosh" w:date="2015-08-01T16:20:00Z"/>
        </w:rPr>
      </w:pPr>
      <w:del w:id="1914" w:author="Matty Kadosh" w:date="2015-08-01T16:20:00Z">
        <w:r w:rsidDel="009A169A">
          <w:delText xml:space="preserve">Buffer function Summery </w:delText>
        </w:r>
      </w:del>
    </w:p>
    <w:p w:rsidR="007F4955" w:rsidRPr="001053E1" w:rsidDel="009A169A" w:rsidRDefault="007F4955" w:rsidP="00D64D13">
      <w:pPr>
        <w:pStyle w:val="code"/>
        <w:rPr>
          <w:del w:id="1915" w:author="Matty Kadosh" w:date="2015-08-01T16:20:00Z"/>
        </w:rPr>
      </w:pPr>
      <w:del w:id="1916"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rsidR="007F4955" w:rsidRPr="001053E1" w:rsidDel="009A169A" w:rsidRDefault="007F4955" w:rsidP="00D64D13">
      <w:pPr>
        <w:pStyle w:val="code"/>
        <w:rPr>
          <w:del w:id="1917" w:author="Matty Kadosh" w:date="2015-08-01T16:20:00Z"/>
        </w:rPr>
      </w:pPr>
      <w:del w:id="1918" w:author="Matty Kadosh" w:date="2015-08-01T16:20:00Z">
        <w:r w:rsidRPr="001053E1" w:rsidDel="009A169A">
          <w:delText>typedef struct _sai_</w:delText>
        </w:r>
        <w:r w:rsidR="00437B06" w:rsidDel="009A169A">
          <w:delText>buffer</w:delText>
        </w:r>
        <w:r w:rsidRPr="001053E1" w:rsidDel="009A169A">
          <w:delText>_api_t</w:delText>
        </w:r>
      </w:del>
    </w:p>
    <w:p w:rsidR="007F4955" w:rsidDel="009A169A" w:rsidRDefault="007F4955" w:rsidP="00D64D13">
      <w:pPr>
        <w:pStyle w:val="code"/>
        <w:rPr>
          <w:del w:id="1919" w:author="Matty Kadosh" w:date="2015-08-01T16:20:00Z"/>
        </w:rPr>
      </w:pPr>
      <w:del w:id="1920" w:author="Matty Kadosh" w:date="2015-08-01T16:20:00Z">
        <w:r w:rsidRPr="001053E1" w:rsidDel="009A169A">
          <w:delText>{</w:delText>
        </w:r>
      </w:del>
    </w:p>
    <w:p w:rsidR="004232F9" w:rsidDel="009A169A" w:rsidRDefault="004232F9" w:rsidP="00D64D13">
      <w:pPr>
        <w:pStyle w:val="code"/>
        <w:rPr>
          <w:del w:id="1921" w:author="Matty Kadosh" w:date="2015-08-01T16:20:00Z"/>
        </w:rPr>
      </w:pPr>
      <w:del w:id="1922" w:author="Matty Kadosh" w:date="2015-08-01T16:20:00Z">
        <w:r w:rsidRPr="001053E1" w:rsidDel="009A169A">
          <w:delText xml:space="preserve">    </w:delText>
        </w:r>
        <w:r w:rsidDel="009A169A">
          <w:delText>sai_create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Del="009A169A">
          <w:delText xml:space="preserve">        </w:delText>
        </w:r>
        <w:r w:rsidR="004E1674" w:rsidDel="009A169A">
          <w:delText xml:space="preserve"> </w:delText>
        </w:r>
        <w:r w:rsidDel="009A169A">
          <w:delText xml:space="preserve"> </w:delText>
        </w:r>
        <w:r w:rsidR="004E1674" w:rsidDel="009A169A">
          <w:delText xml:space="preserve">  </w:delText>
        </w:r>
        <w:r w:rsidDel="009A169A">
          <w:delText>create_buffer</w:delText>
        </w:r>
        <w:r w:rsidR="00155741" w:rsidDel="009A169A">
          <w:delText>_pool</w:delText>
        </w:r>
        <w:r w:rsidDel="009A169A">
          <w:delText>;</w:delText>
        </w:r>
      </w:del>
    </w:p>
    <w:p w:rsidR="004232F9" w:rsidDel="009A169A" w:rsidRDefault="004232F9" w:rsidP="00D64D13">
      <w:pPr>
        <w:pStyle w:val="code"/>
        <w:rPr>
          <w:del w:id="1923" w:author="Matty Kadosh" w:date="2015-08-01T16:20:00Z"/>
        </w:rPr>
      </w:pPr>
      <w:del w:id="1924" w:author="Matty Kadosh" w:date="2015-08-01T16:20:00Z">
        <w:r w:rsidRPr="001053E1" w:rsidDel="009A169A">
          <w:delText xml:space="preserve">    </w:delText>
        </w:r>
        <w:r w:rsidDel="009A169A">
          <w:delText>sai_remove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R="004E1674" w:rsidDel="009A169A">
          <w:delText xml:space="preserve">      </w:delText>
        </w:r>
        <w:r w:rsidDel="009A169A">
          <w:delText>remove_buffer</w:delText>
        </w:r>
        <w:r w:rsidR="00155741" w:rsidDel="009A169A">
          <w:delText>_pool</w:delText>
        </w:r>
        <w:r w:rsidDel="009A169A">
          <w:delText>;</w:delText>
        </w:r>
      </w:del>
    </w:p>
    <w:p w:rsidR="004232F9" w:rsidRPr="00572E9C" w:rsidDel="009A169A" w:rsidRDefault="004232F9" w:rsidP="00D64D13">
      <w:pPr>
        <w:pStyle w:val="code"/>
        <w:rPr>
          <w:del w:id="1925" w:author="Matty Kadosh" w:date="2015-08-01T16:20:00Z"/>
        </w:rPr>
      </w:pPr>
      <w:del w:id="1926" w:author="Matty Kadosh" w:date="2015-08-01T16:20:00Z">
        <w:r w:rsidDel="009A169A">
          <w:delText xml:space="preserve">    </w:delText>
        </w:r>
        <w:r w:rsidRPr="00572E9C" w:rsidDel="009A169A">
          <w:delText>sai_set_buffer_</w:delText>
        </w:r>
        <w:r w:rsidR="00155741"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w:delText>
        </w:r>
        <w:r w:rsidR="00155741" w:rsidDel="009A169A">
          <w:delText>pool_</w:delText>
        </w:r>
        <w:r w:rsidDel="009A169A">
          <w:delText>attr;</w:delText>
        </w:r>
      </w:del>
    </w:p>
    <w:p w:rsidR="00572E9C" w:rsidDel="009A169A" w:rsidRDefault="004232F9" w:rsidP="009624D7">
      <w:pPr>
        <w:pStyle w:val="code"/>
        <w:ind w:firstLine="405"/>
        <w:rPr>
          <w:del w:id="1927" w:author="Matty Kadosh" w:date="2015-08-01T16:20:00Z"/>
        </w:rPr>
      </w:pPr>
      <w:del w:id="1928" w:author="Matty Kadosh" w:date="2015-08-01T16:20:00Z">
        <w:r w:rsidRPr="001053E1" w:rsidDel="009A169A">
          <w:delText>sai_</w:delText>
        </w:r>
        <w:r w:rsidDel="009A169A">
          <w:delText>get_buffer_</w:delText>
        </w:r>
        <w:r w:rsidR="00155741" w:rsidDel="009A169A">
          <w:delText>pool_</w:delText>
        </w:r>
        <w:r w:rsidDel="009A169A">
          <w:delText>attr_</w:delText>
        </w:r>
        <w:r w:rsidRPr="001053E1" w:rsidDel="009A169A">
          <w:delText>fn</w:delText>
        </w:r>
        <w:r w:rsidDel="009A169A">
          <w:delText xml:space="preserve">  </w:delText>
        </w:r>
        <w:r w:rsidR="00D64D13" w:rsidDel="009A169A">
          <w:delText xml:space="preserve">          get_buffer_</w:delText>
        </w:r>
        <w:r w:rsidR="00155741" w:rsidDel="009A169A">
          <w:delText>pool_</w:delText>
        </w:r>
        <w:r w:rsidR="00D64D13" w:rsidDel="009A169A">
          <w:delText>attr;</w:delText>
        </w:r>
      </w:del>
    </w:p>
    <w:p w:rsidR="00A50640" w:rsidDel="009A169A" w:rsidRDefault="00A50640" w:rsidP="009624D7">
      <w:pPr>
        <w:pStyle w:val="code"/>
        <w:ind w:firstLine="405"/>
        <w:rPr>
          <w:del w:id="1929" w:author="Matty Kadosh" w:date="2015-08-01T16:20:00Z"/>
        </w:rPr>
      </w:pPr>
      <w:del w:id="1930" w:author="Matty Kadosh" w:date="2015-08-01T16:20:00Z">
        <w:r w:rsidDel="009A169A">
          <w:delText>sai_set_ingress_</w:delText>
        </w:r>
        <w:r w:rsidR="00662EBF" w:rsidDel="009A169A">
          <w:delText>prior</w:delText>
        </w:r>
        <w:r w:rsidR="009624D7" w:rsidDel="009A169A">
          <w:delText>i</w:delText>
        </w:r>
        <w:r w:rsidR="00662EBF" w:rsidDel="009A169A">
          <w:delText>ty_group</w:delText>
        </w:r>
        <w:r w:rsidDel="009A169A">
          <w:delText>_</w:delText>
        </w:r>
        <w:r w:rsidRPr="007C0B8D" w:rsidDel="009A169A">
          <w:delText>attr_fn</w:delText>
        </w:r>
        <w:r w:rsidR="00662EBF" w:rsidDel="009A169A">
          <w:delText xml:space="preserve"> </w:delText>
        </w:r>
        <w:r w:rsidDel="009A169A">
          <w:delText>set_ingress_</w:delText>
        </w:r>
        <w:r w:rsidR="009624D7" w:rsidDel="009A169A">
          <w:delText>priority_group</w:delText>
        </w:r>
        <w:r w:rsidDel="009A169A">
          <w:delText>_attr;</w:delText>
        </w:r>
      </w:del>
    </w:p>
    <w:p w:rsidR="00A50640" w:rsidDel="009A169A" w:rsidRDefault="00A50640" w:rsidP="009624D7">
      <w:pPr>
        <w:pStyle w:val="code"/>
        <w:ind w:firstLine="405"/>
        <w:rPr>
          <w:del w:id="1931" w:author="Matty Kadosh" w:date="2015-08-01T16:20:00Z"/>
        </w:rPr>
      </w:pPr>
      <w:del w:id="1932" w:author="Matty Kadosh" w:date="2015-08-01T16:20:00Z">
        <w:r w:rsidDel="009A169A">
          <w:delText>sai_get_</w:delText>
        </w:r>
        <w:r w:rsidR="00662EBF" w:rsidDel="009A169A">
          <w:delText>ingress_prior</w:delText>
        </w:r>
        <w:r w:rsidR="009624D7" w:rsidDel="009A169A">
          <w:delText>i</w:delText>
        </w:r>
        <w:r w:rsidR="00662EBF" w:rsidDel="009A169A">
          <w:delText>ty_group</w:delText>
        </w:r>
        <w:r w:rsidDel="009A169A">
          <w:delText>_</w:delText>
        </w:r>
        <w:r w:rsidRPr="007C0B8D" w:rsidDel="009A169A">
          <w:delText>attr_fn</w:delText>
        </w:r>
        <w:r w:rsidDel="009A169A">
          <w:delText xml:space="preserve"> get_ingress_</w:delText>
        </w:r>
        <w:r w:rsidR="009624D7" w:rsidDel="009A169A">
          <w:delText>priority_group</w:delText>
        </w:r>
        <w:r w:rsidDel="009A169A">
          <w:delText>_attr;</w:delText>
        </w:r>
      </w:del>
    </w:p>
    <w:p w:rsidR="004E1674" w:rsidDel="009A169A" w:rsidRDefault="004E1674" w:rsidP="004E1674">
      <w:pPr>
        <w:pStyle w:val="code"/>
        <w:rPr>
          <w:del w:id="1933" w:author="Matty Kadosh" w:date="2015-08-01T16:20:00Z"/>
        </w:rPr>
      </w:pPr>
      <w:del w:id="1934" w:author="Matty Kadosh" w:date="2015-08-01T16:20:00Z">
        <w:r w:rsidDel="009A169A">
          <w:delText xml:space="preserve">    sai_create</w:delText>
        </w:r>
        <w:r w:rsidR="00A50640" w:rsidDel="009A169A">
          <w:delText>_</w:delText>
        </w:r>
        <w:r w:rsidRPr="00572E9C" w:rsidDel="009A169A">
          <w:delText>buffer</w:delText>
        </w:r>
        <w:r w:rsidR="00155741" w:rsidDel="009A169A">
          <w:delText>_pro</w:delText>
        </w:r>
        <w:r w:rsidR="004E5FF6" w:rsidDel="009A169A">
          <w:delText>file</w:delText>
        </w:r>
        <w:r w:rsidRPr="00572E9C" w:rsidDel="009A169A">
          <w:delText>_fn</w:delText>
        </w:r>
        <w:r w:rsidDel="009A169A">
          <w:delText xml:space="preserve"> </w:delText>
        </w:r>
        <w:r w:rsidRPr="00572E9C" w:rsidDel="009A169A">
          <w:delText xml:space="preserve"> </w:delText>
        </w:r>
        <w:r w:rsidDel="009A169A">
          <w:delText xml:space="preserve">    </w:delText>
        </w:r>
        <w:r w:rsidR="00155741" w:rsidDel="009A169A">
          <w:delText xml:space="preserve">   </w:delText>
        </w:r>
        <w:r w:rsidDel="009A169A">
          <w:delText xml:space="preserve"> </w:delText>
        </w:r>
        <w:r w:rsidR="004E5FF6" w:rsidDel="009A169A">
          <w:delText xml:space="preserve"> </w:delText>
        </w:r>
        <w:r w:rsidDel="009A169A">
          <w:delText>c</w:delText>
        </w:r>
        <w:r w:rsidR="004E5FF6" w:rsidDel="009A169A">
          <w:delText>reate</w:delText>
        </w:r>
        <w:r w:rsidDel="009A169A">
          <w:delText>_buffer</w:delText>
        </w:r>
        <w:r w:rsidR="004E5FF6" w:rsidDel="009A169A">
          <w:delText>_profile</w:delText>
        </w:r>
        <w:r w:rsidDel="009A169A">
          <w:delText>;</w:delText>
        </w:r>
      </w:del>
    </w:p>
    <w:p w:rsidR="004E1674" w:rsidDel="009A169A" w:rsidRDefault="004E1674" w:rsidP="004E1674">
      <w:pPr>
        <w:pStyle w:val="code"/>
        <w:rPr>
          <w:del w:id="1935" w:author="Matty Kadosh" w:date="2015-08-01T16:20:00Z"/>
        </w:rPr>
      </w:pPr>
      <w:del w:id="1936" w:author="Matty Kadosh" w:date="2015-08-01T16:20:00Z">
        <w:r w:rsidRPr="001053E1" w:rsidDel="009A169A">
          <w:delText xml:space="preserve">    </w:delText>
        </w:r>
        <w:r w:rsidDel="009A169A">
          <w:delText>sai_remove_</w:delText>
        </w:r>
        <w:r w:rsidRPr="00572E9C" w:rsidDel="009A169A">
          <w:delText>buffer_</w:delText>
        </w:r>
        <w:r w:rsidR="004E5FF6" w:rsidDel="009A169A">
          <w:delText>profile</w:delText>
        </w:r>
        <w:r w:rsidR="00A50640" w:rsidDel="009A169A">
          <w:delText>_</w:delText>
        </w:r>
        <w:r w:rsidRPr="00572E9C" w:rsidDel="009A169A">
          <w:delText>fn</w:delText>
        </w:r>
        <w:r w:rsidDel="009A169A">
          <w:delText xml:space="preserve">    </w:delText>
        </w:r>
        <w:r w:rsidR="004E5FF6" w:rsidDel="009A169A">
          <w:delText xml:space="preserve">      </w:delText>
        </w:r>
        <w:r w:rsidDel="009A169A">
          <w:delText xml:space="preserve"> </w:delText>
        </w:r>
        <w:r w:rsidR="004E5FF6" w:rsidDel="009A169A">
          <w:delText>remove</w:delText>
        </w:r>
        <w:r w:rsidDel="009A169A">
          <w:delText>_buffer</w:delText>
        </w:r>
        <w:r w:rsidR="004E5FF6" w:rsidDel="009A169A">
          <w:delText>_profile</w:delText>
        </w:r>
        <w:r w:rsidDel="009A169A">
          <w:delText>;</w:delText>
        </w:r>
      </w:del>
    </w:p>
    <w:p w:rsidR="00572E9C" w:rsidDel="009A169A" w:rsidRDefault="00572E9C" w:rsidP="00D64D13">
      <w:pPr>
        <w:pStyle w:val="code"/>
        <w:rPr>
          <w:del w:id="1937" w:author="Matty Kadosh" w:date="2015-08-01T16:20:00Z"/>
        </w:rPr>
      </w:pPr>
      <w:del w:id="1938" w:author="Matty Kadosh" w:date="2015-08-01T16:20:00Z">
        <w:r w:rsidDel="009A169A">
          <w:delText xml:space="preserve">    </w:delText>
        </w:r>
        <w:r w:rsidRPr="001053E1" w:rsidDel="009A169A">
          <w:delText>sai_</w:delText>
        </w:r>
        <w:r w:rsidDel="009A169A">
          <w:delText>set_buffer_</w:delText>
        </w:r>
        <w:r w:rsidR="00A50640" w:rsidDel="009A169A">
          <w:delText>profile_</w:delText>
        </w:r>
        <w:r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set</w:delText>
        </w:r>
        <w:r w:rsidDel="009A169A">
          <w:delText>_buffer_</w:delText>
        </w:r>
        <w:r w:rsidR="004E5FF6" w:rsidDel="009A169A">
          <w:delText>profile_</w:delText>
        </w:r>
        <w:r w:rsidDel="009A169A">
          <w:delText>attr;</w:delText>
        </w:r>
      </w:del>
    </w:p>
    <w:p w:rsidR="00BE267E" w:rsidRPr="00437B06" w:rsidDel="009A169A" w:rsidRDefault="00BE267E" w:rsidP="00D64D13">
      <w:pPr>
        <w:pStyle w:val="code"/>
        <w:rPr>
          <w:del w:id="1939" w:author="Matty Kadosh" w:date="2015-08-01T16:20:00Z"/>
          <w:highlight w:val="yellow"/>
        </w:rPr>
      </w:pPr>
      <w:del w:id="1940" w:author="Matty Kadosh" w:date="2015-08-01T16:20:00Z">
        <w:r w:rsidDel="009A169A">
          <w:delText xml:space="preserve">    </w:delText>
        </w:r>
        <w:r w:rsidRPr="001053E1" w:rsidDel="009A169A">
          <w:delText>sai_</w:delText>
        </w:r>
        <w:r w:rsidR="00572E9C" w:rsidDel="009A169A">
          <w:delText>get_</w:delText>
        </w:r>
        <w:r w:rsidDel="009A169A">
          <w:delText>buffer_</w:delText>
        </w:r>
        <w:r w:rsidR="00A50640" w:rsidDel="009A169A">
          <w:delText>profile_</w:delText>
        </w:r>
        <w:r w:rsidR="00572E9C"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get</w:delText>
        </w:r>
        <w:r w:rsidR="00572E9C" w:rsidDel="009A169A">
          <w:delText>_buffer_</w:delText>
        </w:r>
        <w:r w:rsidR="004E5FF6" w:rsidDel="009A169A">
          <w:delText>profile_</w:delText>
        </w:r>
        <w:r w:rsidR="00572E9C" w:rsidDel="009A169A">
          <w:delText>attr;</w:delText>
        </w:r>
      </w:del>
    </w:p>
    <w:p w:rsidR="007F4955" w:rsidRPr="001053E1" w:rsidDel="009A169A" w:rsidRDefault="007F4955" w:rsidP="00D64D13">
      <w:pPr>
        <w:pStyle w:val="code"/>
        <w:rPr>
          <w:del w:id="1941" w:author="Matty Kadosh" w:date="2015-08-01T16:20:00Z"/>
        </w:rPr>
      </w:pPr>
      <w:del w:id="1942" w:author="Matty Kadosh" w:date="2015-08-01T16:20:00Z">
        <w:r w:rsidRPr="001053E1" w:rsidDel="009A169A">
          <w:delText xml:space="preserve">} </w:delText>
        </w:r>
        <w:r w:rsidRPr="00437B06" w:rsidDel="009A169A">
          <w:rPr>
            <w:bCs/>
          </w:rPr>
          <w:delText>sai_</w:delText>
        </w:r>
        <w:r w:rsidR="00437B06" w:rsidRPr="00437B06" w:rsidDel="009A169A">
          <w:rPr>
            <w:bCs/>
          </w:rPr>
          <w:delText>buffer</w:delText>
        </w:r>
        <w:r w:rsidRPr="00437B06" w:rsidDel="009A169A">
          <w:rPr>
            <w:bCs/>
          </w:rPr>
          <w:delText>_api_t;</w:delText>
        </w:r>
      </w:del>
    </w:p>
    <w:p w:rsidR="007F4955" w:rsidRPr="001053E1" w:rsidDel="009A169A" w:rsidRDefault="007F4955" w:rsidP="00D64D13">
      <w:pPr>
        <w:pStyle w:val="code"/>
        <w:rPr>
          <w:del w:id="1943" w:author="Matty Kadosh" w:date="2015-08-01T16:20:00Z"/>
          <w:color w:val="333333"/>
          <w:lang w:val="fi-FI"/>
        </w:rPr>
      </w:pPr>
    </w:p>
    <w:p w:rsidR="00582040" w:rsidRPr="00F959CF" w:rsidDel="009A169A" w:rsidRDefault="00582040" w:rsidP="001053E1">
      <w:pPr>
        <w:pStyle w:val="NoSpacing"/>
        <w:rPr>
          <w:del w:id="1944" w:author="Matty Kadosh" w:date="2015-08-01T16:20:00Z"/>
          <w:rFonts w:asciiTheme="minorHAnsi" w:hAnsiTheme="minorHAnsi" w:cstheme="minorHAnsi"/>
          <w:b/>
          <w:bCs/>
        </w:rPr>
      </w:pPr>
    </w:p>
    <w:p w:rsidR="00F959CF" w:rsidDel="009A169A" w:rsidRDefault="00F959CF" w:rsidP="001053E1">
      <w:pPr>
        <w:pStyle w:val="NoSpacing"/>
        <w:rPr>
          <w:del w:id="1945" w:author="Matty Kadosh" w:date="2015-08-01T16:20:00Z"/>
          <w:rFonts w:asciiTheme="minorHAnsi" w:hAnsiTheme="minorHAnsi" w:cstheme="minorHAnsi"/>
        </w:rPr>
      </w:pPr>
    </w:p>
    <w:p w:rsidR="00F959CF" w:rsidDel="009A169A" w:rsidRDefault="00F959CF" w:rsidP="001053E1">
      <w:pPr>
        <w:pStyle w:val="NoSpacing"/>
        <w:rPr>
          <w:del w:id="1946" w:author="Matty Kadosh" w:date="2015-08-01T16:20:00Z"/>
          <w:rFonts w:asciiTheme="minorHAnsi" w:hAnsiTheme="minorHAnsi" w:cstheme="minorHAnsi"/>
        </w:rPr>
      </w:pPr>
    </w:p>
    <w:p w:rsidR="00F959CF" w:rsidRDefault="00F959CF" w:rsidP="001053E1">
      <w:pPr>
        <w:pStyle w:val="NoSpacing"/>
        <w:rPr>
          <w:rFonts w:asciiTheme="minorHAnsi" w:hAnsiTheme="minorHAnsi" w:cstheme="minorHAnsi"/>
        </w:rPr>
      </w:pPr>
    </w:p>
    <w:sectPr w:rsidR="00F959CF" w:rsidSect="002D4814">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C07" w:rsidRDefault="00AD1C07" w:rsidP="002A5AF4">
      <w:pPr>
        <w:spacing w:after="0" w:line="240" w:lineRule="auto"/>
      </w:pPr>
      <w:r>
        <w:separator/>
      </w:r>
    </w:p>
  </w:endnote>
  <w:endnote w:type="continuationSeparator" w:id="0">
    <w:p w:rsidR="00AD1C07" w:rsidRDefault="00AD1C07" w:rsidP="002A5AF4">
      <w:pPr>
        <w:spacing w:after="0" w:line="240" w:lineRule="auto"/>
      </w:pPr>
      <w:r>
        <w:continuationSeparator/>
      </w:r>
    </w:p>
  </w:endnote>
  <w:endnote w:type="continuationNotice" w:id="1">
    <w:p w:rsidR="00AD1C07" w:rsidRDefault="00AD1C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9B0" w:rsidRDefault="007449B0">
    <w:pPr>
      <w:pStyle w:val="Footer"/>
    </w:pPr>
  </w:p>
  <w:p w:rsidR="007449B0" w:rsidRDefault="007449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rsidR="007449B0" w:rsidRDefault="007449B0">
        <w:pPr>
          <w:pStyle w:val="Footer"/>
        </w:pPr>
        <w:r>
          <w:t xml:space="preserve">Page | </w:t>
        </w:r>
        <w:r>
          <w:fldChar w:fldCharType="begin"/>
        </w:r>
        <w:r>
          <w:instrText xml:space="preserve"> PAGE   \* MERGEFORMAT </w:instrText>
        </w:r>
        <w:r>
          <w:fldChar w:fldCharType="separate"/>
        </w:r>
        <w:r w:rsidR="0078715C">
          <w:rPr>
            <w:noProof/>
          </w:rPr>
          <w:t>i</w:t>
        </w:r>
        <w:r>
          <w:rPr>
            <w:noProof/>
          </w:rPr>
          <w:fldChar w:fldCharType="end"/>
        </w:r>
      </w:p>
    </w:sdtContent>
  </w:sdt>
  <w:p w:rsidR="007449B0" w:rsidRDefault="007449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9B0" w:rsidRDefault="007449B0">
    <w:pPr>
      <w:pStyle w:val="Footer"/>
      <w:jc w:val="center"/>
    </w:pPr>
  </w:p>
  <w:p w:rsidR="007449B0" w:rsidRDefault="007449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rsidR="007449B0" w:rsidRDefault="007449B0">
        <w:pPr>
          <w:pStyle w:val="Footer"/>
        </w:pPr>
        <w:r>
          <w:t xml:space="preserve">Page | </w:t>
        </w:r>
        <w:r>
          <w:fldChar w:fldCharType="begin"/>
        </w:r>
        <w:r>
          <w:instrText xml:space="preserve"> PAGE   \* MERGEFORMAT </w:instrText>
        </w:r>
        <w:r>
          <w:fldChar w:fldCharType="separate"/>
        </w:r>
        <w:r w:rsidR="009829E9">
          <w:rPr>
            <w:noProof/>
          </w:rPr>
          <w:t>16</w:t>
        </w:r>
        <w:r>
          <w:rPr>
            <w:noProof/>
          </w:rPr>
          <w:fldChar w:fldCharType="end"/>
        </w:r>
      </w:p>
    </w:sdtContent>
  </w:sdt>
  <w:p w:rsidR="007449B0" w:rsidRDefault="007449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C07" w:rsidRDefault="00AD1C07" w:rsidP="002A5AF4">
      <w:pPr>
        <w:spacing w:after="0" w:line="240" w:lineRule="auto"/>
      </w:pPr>
      <w:r>
        <w:separator/>
      </w:r>
    </w:p>
  </w:footnote>
  <w:footnote w:type="continuationSeparator" w:id="0">
    <w:p w:rsidR="00AD1C07" w:rsidRDefault="00AD1C07" w:rsidP="002A5AF4">
      <w:pPr>
        <w:spacing w:after="0" w:line="240" w:lineRule="auto"/>
      </w:pPr>
      <w:r>
        <w:continuationSeparator/>
      </w:r>
    </w:p>
  </w:footnote>
  <w:footnote w:type="continuationNotice" w:id="1">
    <w:p w:rsidR="00AD1C07" w:rsidRDefault="00AD1C0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rsidR="007449B0" w:rsidRDefault="00AD1C07">
        <w:pPr>
          <w:pStyle w:val="Header"/>
          <w:jc w:val="center"/>
        </w:pPr>
      </w:p>
    </w:sdtContent>
  </w:sdt>
  <w:p w:rsidR="007449B0" w:rsidRDefault="007449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64155C"/>
    <w:multiLevelType w:val="hybridMultilevel"/>
    <w:tmpl w:val="08DEA430"/>
    <w:lvl w:ilvl="0" w:tplc="65D61B5C">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 w15:restartNumberingAfterBreak="0">
    <w:nsid w:val="10C62972"/>
    <w:multiLevelType w:val="hybridMultilevel"/>
    <w:tmpl w:val="3BACB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4562D"/>
    <w:multiLevelType w:val="hybridMultilevel"/>
    <w:tmpl w:val="8A320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1524B"/>
    <w:multiLevelType w:val="hybridMultilevel"/>
    <w:tmpl w:val="E28E2366"/>
    <w:lvl w:ilvl="0" w:tplc="9A2408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65C19"/>
    <w:multiLevelType w:val="hybridMultilevel"/>
    <w:tmpl w:val="7E2A8F04"/>
    <w:lvl w:ilvl="0" w:tplc="050844E6">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57698"/>
    <w:multiLevelType w:val="hybridMultilevel"/>
    <w:tmpl w:val="FDD0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22F3A"/>
    <w:multiLevelType w:val="hybridMultilevel"/>
    <w:tmpl w:val="3DF66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6D7445"/>
    <w:multiLevelType w:val="hybridMultilevel"/>
    <w:tmpl w:val="2ADED1B4"/>
    <w:lvl w:ilvl="0" w:tplc="888CE00E">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12"/>
  </w:num>
  <w:num w:numId="6">
    <w:abstractNumId w:val="13"/>
  </w:num>
  <w:num w:numId="7">
    <w:abstractNumId w:val="2"/>
  </w:num>
  <w:num w:numId="8">
    <w:abstractNumId w:val="7"/>
  </w:num>
  <w:num w:numId="9">
    <w:abstractNumId w:val="7"/>
  </w:num>
  <w:num w:numId="10">
    <w:abstractNumId w:val="10"/>
  </w:num>
  <w:num w:numId="11">
    <w:abstractNumId w:val="3"/>
  </w:num>
  <w:num w:numId="12">
    <w:abstractNumId w:val="7"/>
  </w:num>
  <w:num w:numId="13">
    <w:abstractNumId w:val="4"/>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rson w15:author="Guohan Lu">
    <w15:presenceInfo w15:providerId="AD" w15:userId="S-1-5-21-2127521184-1604012920-1887927527-121758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4FED"/>
    <w:rsid w:val="00010687"/>
    <w:rsid w:val="00011C47"/>
    <w:rsid w:val="00012474"/>
    <w:rsid w:val="00013291"/>
    <w:rsid w:val="0001440A"/>
    <w:rsid w:val="0001746A"/>
    <w:rsid w:val="00023C94"/>
    <w:rsid w:val="000259C9"/>
    <w:rsid w:val="00034396"/>
    <w:rsid w:val="00035AE6"/>
    <w:rsid w:val="0004252D"/>
    <w:rsid w:val="00046454"/>
    <w:rsid w:val="00054F66"/>
    <w:rsid w:val="00057B3F"/>
    <w:rsid w:val="0007513B"/>
    <w:rsid w:val="000809AC"/>
    <w:rsid w:val="00082908"/>
    <w:rsid w:val="000839CF"/>
    <w:rsid w:val="0009476C"/>
    <w:rsid w:val="00094E3E"/>
    <w:rsid w:val="00094F74"/>
    <w:rsid w:val="00095BC3"/>
    <w:rsid w:val="000A3292"/>
    <w:rsid w:val="000A48EB"/>
    <w:rsid w:val="000A6840"/>
    <w:rsid w:val="000C0859"/>
    <w:rsid w:val="000C1D9A"/>
    <w:rsid w:val="000C4B00"/>
    <w:rsid w:val="000C61B8"/>
    <w:rsid w:val="000D0A51"/>
    <w:rsid w:val="000E0CC6"/>
    <w:rsid w:val="000E1A6E"/>
    <w:rsid w:val="000E234F"/>
    <w:rsid w:val="000F222C"/>
    <w:rsid w:val="000F2CEC"/>
    <w:rsid w:val="000F6AE4"/>
    <w:rsid w:val="000F6F7D"/>
    <w:rsid w:val="00102407"/>
    <w:rsid w:val="00103749"/>
    <w:rsid w:val="00104A3B"/>
    <w:rsid w:val="001053E1"/>
    <w:rsid w:val="001103AF"/>
    <w:rsid w:val="00110B63"/>
    <w:rsid w:val="001206EB"/>
    <w:rsid w:val="001233EF"/>
    <w:rsid w:val="0012588B"/>
    <w:rsid w:val="001258A2"/>
    <w:rsid w:val="0012748F"/>
    <w:rsid w:val="00134454"/>
    <w:rsid w:val="0013597A"/>
    <w:rsid w:val="00135AC2"/>
    <w:rsid w:val="001401F0"/>
    <w:rsid w:val="00140F58"/>
    <w:rsid w:val="001421F1"/>
    <w:rsid w:val="001430C6"/>
    <w:rsid w:val="0015130B"/>
    <w:rsid w:val="00155741"/>
    <w:rsid w:val="00156250"/>
    <w:rsid w:val="0016201C"/>
    <w:rsid w:val="0016463F"/>
    <w:rsid w:val="001647BD"/>
    <w:rsid w:val="001649DF"/>
    <w:rsid w:val="001657B2"/>
    <w:rsid w:val="00170894"/>
    <w:rsid w:val="00170B45"/>
    <w:rsid w:val="001731E9"/>
    <w:rsid w:val="0017349F"/>
    <w:rsid w:val="0017537F"/>
    <w:rsid w:val="00180658"/>
    <w:rsid w:val="00181A17"/>
    <w:rsid w:val="00181DA7"/>
    <w:rsid w:val="00185F4C"/>
    <w:rsid w:val="00185FAE"/>
    <w:rsid w:val="00192BAB"/>
    <w:rsid w:val="001930DB"/>
    <w:rsid w:val="0019478F"/>
    <w:rsid w:val="0019575F"/>
    <w:rsid w:val="001A17DD"/>
    <w:rsid w:val="001A1FBD"/>
    <w:rsid w:val="001A48E9"/>
    <w:rsid w:val="001B0575"/>
    <w:rsid w:val="001B1C86"/>
    <w:rsid w:val="001B561D"/>
    <w:rsid w:val="001B5B89"/>
    <w:rsid w:val="001B7F35"/>
    <w:rsid w:val="001C046D"/>
    <w:rsid w:val="001C7B30"/>
    <w:rsid w:val="001E1F0B"/>
    <w:rsid w:val="001E208A"/>
    <w:rsid w:val="001E7411"/>
    <w:rsid w:val="001E7FAC"/>
    <w:rsid w:val="001F05FE"/>
    <w:rsid w:val="001F13A1"/>
    <w:rsid w:val="001F3E03"/>
    <w:rsid w:val="00202414"/>
    <w:rsid w:val="00210410"/>
    <w:rsid w:val="002147EC"/>
    <w:rsid w:val="002154E6"/>
    <w:rsid w:val="00223E40"/>
    <w:rsid w:val="00226B5B"/>
    <w:rsid w:val="00227AE9"/>
    <w:rsid w:val="00235D0D"/>
    <w:rsid w:val="002440FD"/>
    <w:rsid w:val="00244200"/>
    <w:rsid w:val="00250DF2"/>
    <w:rsid w:val="002556D7"/>
    <w:rsid w:val="00262BDB"/>
    <w:rsid w:val="00263C99"/>
    <w:rsid w:val="00264672"/>
    <w:rsid w:val="00266C60"/>
    <w:rsid w:val="0026799E"/>
    <w:rsid w:val="00270729"/>
    <w:rsid w:val="00271CED"/>
    <w:rsid w:val="002769CA"/>
    <w:rsid w:val="00287CEF"/>
    <w:rsid w:val="00292F50"/>
    <w:rsid w:val="00293A9C"/>
    <w:rsid w:val="00295A14"/>
    <w:rsid w:val="00297F7D"/>
    <w:rsid w:val="002A0D5C"/>
    <w:rsid w:val="002A5AF4"/>
    <w:rsid w:val="002A5D5E"/>
    <w:rsid w:val="002A747D"/>
    <w:rsid w:val="002B02FD"/>
    <w:rsid w:val="002B09BC"/>
    <w:rsid w:val="002B2C13"/>
    <w:rsid w:val="002C0F17"/>
    <w:rsid w:val="002C1003"/>
    <w:rsid w:val="002C1B8C"/>
    <w:rsid w:val="002C4C0A"/>
    <w:rsid w:val="002C6325"/>
    <w:rsid w:val="002C7C05"/>
    <w:rsid w:val="002D39BF"/>
    <w:rsid w:val="002D4814"/>
    <w:rsid w:val="002E150E"/>
    <w:rsid w:val="002E3107"/>
    <w:rsid w:val="002E65E0"/>
    <w:rsid w:val="002E7573"/>
    <w:rsid w:val="002F0043"/>
    <w:rsid w:val="002F22C5"/>
    <w:rsid w:val="002F4F58"/>
    <w:rsid w:val="002F608A"/>
    <w:rsid w:val="002F7B16"/>
    <w:rsid w:val="00301E84"/>
    <w:rsid w:val="00306B78"/>
    <w:rsid w:val="00322FFA"/>
    <w:rsid w:val="00326DE0"/>
    <w:rsid w:val="00327AEA"/>
    <w:rsid w:val="00334DD0"/>
    <w:rsid w:val="003368CB"/>
    <w:rsid w:val="00336F40"/>
    <w:rsid w:val="0034015D"/>
    <w:rsid w:val="003441A9"/>
    <w:rsid w:val="00344F30"/>
    <w:rsid w:val="0034513C"/>
    <w:rsid w:val="00347093"/>
    <w:rsid w:val="00347317"/>
    <w:rsid w:val="00354F69"/>
    <w:rsid w:val="00357081"/>
    <w:rsid w:val="003602F2"/>
    <w:rsid w:val="00361A75"/>
    <w:rsid w:val="00362B29"/>
    <w:rsid w:val="00365B13"/>
    <w:rsid w:val="003703DD"/>
    <w:rsid w:val="0037654B"/>
    <w:rsid w:val="00376F9A"/>
    <w:rsid w:val="00381A9F"/>
    <w:rsid w:val="00382F58"/>
    <w:rsid w:val="003A0064"/>
    <w:rsid w:val="003A00C1"/>
    <w:rsid w:val="003A1235"/>
    <w:rsid w:val="003A1A14"/>
    <w:rsid w:val="003A29CA"/>
    <w:rsid w:val="003A46A6"/>
    <w:rsid w:val="003B242E"/>
    <w:rsid w:val="003B4642"/>
    <w:rsid w:val="003C1AE4"/>
    <w:rsid w:val="003C3BBB"/>
    <w:rsid w:val="003C5339"/>
    <w:rsid w:val="003C63AB"/>
    <w:rsid w:val="003C7391"/>
    <w:rsid w:val="003D2592"/>
    <w:rsid w:val="003D3ACE"/>
    <w:rsid w:val="003D49AA"/>
    <w:rsid w:val="003D500E"/>
    <w:rsid w:val="003E0791"/>
    <w:rsid w:val="003E0E64"/>
    <w:rsid w:val="003E4720"/>
    <w:rsid w:val="003E5895"/>
    <w:rsid w:val="003E5A96"/>
    <w:rsid w:val="003F2690"/>
    <w:rsid w:val="003F3195"/>
    <w:rsid w:val="003F5E90"/>
    <w:rsid w:val="003F63E4"/>
    <w:rsid w:val="003F676A"/>
    <w:rsid w:val="003F7A53"/>
    <w:rsid w:val="003F7FE6"/>
    <w:rsid w:val="00410817"/>
    <w:rsid w:val="00410FD6"/>
    <w:rsid w:val="00412667"/>
    <w:rsid w:val="004170D3"/>
    <w:rsid w:val="0042171E"/>
    <w:rsid w:val="00422345"/>
    <w:rsid w:val="004232F9"/>
    <w:rsid w:val="00436951"/>
    <w:rsid w:val="00436AEC"/>
    <w:rsid w:val="0043700C"/>
    <w:rsid w:val="0043732B"/>
    <w:rsid w:val="00437B06"/>
    <w:rsid w:val="004415F1"/>
    <w:rsid w:val="00442B22"/>
    <w:rsid w:val="004439EC"/>
    <w:rsid w:val="004553A0"/>
    <w:rsid w:val="0045649B"/>
    <w:rsid w:val="004602F3"/>
    <w:rsid w:val="00460724"/>
    <w:rsid w:val="004615C0"/>
    <w:rsid w:val="00464E4A"/>
    <w:rsid w:val="00465AD7"/>
    <w:rsid w:val="00470DEE"/>
    <w:rsid w:val="00470F7E"/>
    <w:rsid w:val="00471168"/>
    <w:rsid w:val="004714ED"/>
    <w:rsid w:val="00472FA1"/>
    <w:rsid w:val="004734BC"/>
    <w:rsid w:val="00473BF8"/>
    <w:rsid w:val="00474577"/>
    <w:rsid w:val="0047463E"/>
    <w:rsid w:val="00475ACD"/>
    <w:rsid w:val="00482C92"/>
    <w:rsid w:val="0049036C"/>
    <w:rsid w:val="004912B8"/>
    <w:rsid w:val="00495C06"/>
    <w:rsid w:val="00496DD6"/>
    <w:rsid w:val="004A21B1"/>
    <w:rsid w:val="004A7544"/>
    <w:rsid w:val="004B4533"/>
    <w:rsid w:val="004C1958"/>
    <w:rsid w:val="004C2268"/>
    <w:rsid w:val="004C2E1C"/>
    <w:rsid w:val="004C3AAE"/>
    <w:rsid w:val="004C71EF"/>
    <w:rsid w:val="004D324F"/>
    <w:rsid w:val="004D40E9"/>
    <w:rsid w:val="004D615D"/>
    <w:rsid w:val="004D74A4"/>
    <w:rsid w:val="004D74D0"/>
    <w:rsid w:val="004E0A7F"/>
    <w:rsid w:val="004E1674"/>
    <w:rsid w:val="004E1A3E"/>
    <w:rsid w:val="004E3E3F"/>
    <w:rsid w:val="004E5A0C"/>
    <w:rsid w:val="004E5FF6"/>
    <w:rsid w:val="004F1957"/>
    <w:rsid w:val="004F2214"/>
    <w:rsid w:val="004F28A8"/>
    <w:rsid w:val="00500F35"/>
    <w:rsid w:val="00504894"/>
    <w:rsid w:val="005103A2"/>
    <w:rsid w:val="00510B88"/>
    <w:rsid w:val="00513EBA"/>
    <w:rsid w:val="0052143F"/>
    <w:rsid w:val="00524775"/>
    <w:rsid w:val="00525B2B"/>
    <w:rsid w:val="00526DAC"/>
    <w:rsid w:val="00530338"/>
    <w:rsid w:val="00535B77"/>
    <w:rsid w:val="00541D9F"/>
    <w:rsid w:val="00545EDE"/>
    <w:rsid w:val="005665A3"/>
    <w:rsid w:val="00570EA7"/>
    <w:rsid w:val="005726FA"/>
    <w:rsid w:val="00572E9C"/>
    <w:rsid w:val="005760EB"/>
    <w:rsid w:val="0058057F"/>
    <w:rsid w:val="00582040"/>
    <w:rsid w:val="00591D11"/>
    <w:rsid w:val="005A0627"/>
    <w:rsid w:val="005A144D"/>
    <w:rsid w:val="005A7B9E"/>
    <w:rsid w:val="005B353C"/>
    <w:rsid w:val="005B3F15"/>
    <w:rsid w:val="005C008A"/>
    <w:rsid w:val="005C2C13"/>
    <w:rsid w:val="005C43D2"/>
    <w:rsid w:val="005C5262"/>
    <w:rsid w:val="005C6222"/>
    <w:rsid w:val="005C6641"/>
    <w:rsid w:val="005C674C"/>
    <w:rsid w:val="005C7018"/>
    <w:rsid w:val="005C73D6"/>
    <w:rsid w:val="005D71D6"/>
    <w:rsid w:val="005D73D4"/>
    <w:rsid w:val="005E0A34"/>
    <w:rsid w:val="005E28BA"/>
    <w:rsid w:val="005E3961"/>
    <w:rsid w:val="005E6242"/>
    <w:rsid w:val="005E72B9"/>
    <w:rsid w:val="005E790E"/>
    <w:rsid w:val="005F5714"/>
    <w:rsid w:val="005F7A67"/>
    <w:rsid w:val="006017C0"/>
    <w:rsid w:val="006025AA"/>
    <w:rsid w:val="0060602C"/>
    <w:rsid w:val="00613CB8"/>
    <w:rsid w:val="00623A2B"/>
    <w:rsid w:val="00624D7B"/>
    <w:rsid w:val="006262E1"/>
    <w:rsid w:val="00627574"/>
    <w:rsid w:val="006307B8"/>
    <w:rsid w:val="00632104"/>
    <w:rsid w:val="006328D6"/>
    <w:rsid w:val="00635904"/>
    <w:rsid w:val="00635E6C"/>
    <w:rsid w:val="006371F3"/>
    <w:rsid w:val="00637293"/>
    <w:rsid w:val="00642A7A"/>
    <w:rsid w:val="00643A6D"/>
    <w:rsid w:val="00646FCC"/>
    <w:rsid w:val="00651FBF"/>
    <w:rsid w:val="00654148"/>
    <w:rsid w:val="00654D28"/>
    <w:rsid w:val="00661170"/>
    <w:rsid w:val="0066254F"/>
    <w:rsid w:val="00662EBF"/>
    <w:rsid w:val="006702FB"/>
    <w:rsid w:val="00673A50"/>
    <w:rsid w:val="00676EA5"/>
    <w:rsid w:val="006779E3"/>
    <w:rsid w:val="00681424"/>
    <w:rsid w:val="0068199B"/>
    <w:rsid w:val="006869CF"/>
    <w:rsid w:val="00691559"/>
    <w:rsid w:val="00692FBD"/>
    <w:rsid w:val="006B0EB2"/>
    <w:rsid w:val="006B3679"/>
    <w:rsid w:val="006B533D"/>
    <w:rsid w:val="006C3292"/>
    <w:rsid w:val="006C412E"/>
    <w:rsid w:val="006D4B6F"/>
    <w:rsid w:val="006D6337"/>
    <w:rsid w:val="006E0FE9"/>
    <w:rsid w:val="006E32B0"/>
    <w:rsid w:val="006E35FE"/>
    <w:rsid w:val="006E4873"/>
    <w:rsid w:val="006E54DC"/>
    <w:rsid w:val="006E5D9F"/>
    <w:rsid w:val="006E5FBA"/>
    <w:rsid w:val="006F0433"/>
    <w:rsid w:val="006F2E84"/>
    <w:rsid w:val="006F344B"/>
    <w:rsid w:val="006F431A"/>
    <w:rsid w:val="006F6817"/>
    <w:rsid w:val="007038C3"/>
    <w:rsid w:val="00705169"/>
    <w:rsid w:val="007111C0"/>
    <w:rsid w:val="00712B51"/>
    <w:rsid w:val="00713876"/>
    <w:rsid w:val="00714A92"/>
    <w:rsid w:val="00724060"/>
    <w:rsid w:val="00724957"/>
    <w:rsid w:val="00730B34"/>
    <w:rsid w:val="00732C82"/>
    <w:rsid w:val="00734D44"/>
    <w:rsid w:val="00737ACC"/>
    <w:rsid w:val="007449B0"/>
    <w:rsid w:val="00745121"/>
    <w:rsid w:val="00747C40"/>
    <w:rsid w:val="00770F90"/>
    <w:rsid w:val="007744C4"/>
    <w:rsid w:val="00775619"/>
    <w:rsid w:val="00776382"/>
    <w:rsid w:val="00777D93"/>
    <w:rsid w:val="00780417"/>
    <w:rsid w:val="007870D9"/>
    <w:rsid w:val="0078715C"/>
    <w:rsid w:val="00787239"/>
    <w:rsid w:val="007910BF"/>
    <w:rsid w:val="00791574"/>
    <w:rsid w:val="00795979"/>
    <w:rsid w:val="007967DA"/>
    <w:rsid w:val="007A1666"/>
    <w:rsid w:val="007A4189"/>
    <w:rsid w:val="007B063E"/>
    <w:rsid w:val="007B13A9"/>
    <w:rsid w:val="007C0B8D"/>
    <w:rsid w:val="007C37CE"/>
    <w:rsid w:val="007C42E1"/>
    <w:rsid w:val="007C5390"/>
    <w:rsid w:val="007C568E"/>
    <w:rsid w:val="007C760E"/>
    <w:rsid w:val="007D4767"/>
    <w:rsid w:val="007D56E6"/>
    <w:rsid w:val="007E05B9"/>
    <w:rsid w:val="007E0E5F"/>
    <w:rsid w:val="007E7E9B"/>
    <w:rsid w:val="007F0764"/>
    <w:rsid w:val="007F10BD"/>
    <w:rsid w:val="007F45D3"/>
    <w:rsid w:val="007F4955"/>
    <w:rsid w:val="007F5BFC"/>
    <w:rsid w:val="00801419"/>
    <w:rsid w:val="00801D50"/>
    <w:rsid w:val="0082123A"/>
    <w:rsid w:val="008212A3"/>
    <w:rsid w:val="008250A7"/>
    <w:rsid w:val="008276F3"/>
    <w:rsid w:val="00833C44"/>
    <w:rsid w:val="008351B8"/>
    <w:rsid w:val="00836984"/>
    <w:rsid w:val="0084427C"/>
    <w:rsid w:val="008444E2"/>
    <w:rsid w:val="0084778B"/>
    <w:rsid w:val="00847A3B"/>
    <w:rsid w:val="00847E14"/>
    <w:rsid w:val="0085579C"/>
    <w:rsid w:val="00857EA3"/>
    <w:rsid w:val="008602F5"/>
    <w:rsid w:val="008622FD"/>
    <w:rsid w:val="00862E7B"/>
    <w:rsid w:val="00865E6C"/>
    <w:rsid w:val="00866DA6"/>
    <w:rsid w:val="00872C2B"/>
    <w:rsid w:val="00875F12"/>
    <w:rsid w:val="0087717A"/>
    <w:rsid w:val="00880105"/>
    <w:rsid w:val="00881761"/>
    <w:rsid w:val="0088440E"/>
    <w:rsid w:val="008864A8"/>
    <w:rsid w:val="00891092"/>
    <w:rsid w:val="008940A3"/>
    <w:rsid w:val="008954F9"/>
    <w:rsid w:val="008960FD"/>
    <w:rsid w:val="008A1043"/>
    <w:rsid w:val="008A19D7"/>
    <w:rsid w:val="008A3041"/>
    <w:rsid w:val="008A4F4B"/>
    <w:rsid w:val="008A6D58"/>
    <w:rsid w:val="008A6D6B"/>
    <w:rsid w:val="008B0633"/>
    <w:rsid w:val="008B2D64"/>
    <w:rsid w:val="008B67B1"/>
    <w:rsid w:val="008C678A"/>
    <w:rsid w:val="008D0977"/>
    <w:rsid w:val="008D4548"/>
    <w:rsid w:val="008E492E"/>
    <w:rsid w:val="008E7719"/>
    <w:rsid w:val="008F08E1"/>
    <w:rsid w:val="008F13F1"/>
    <w:rsid w:val="008F323D"/>
    <w:rsid w:val="008F4057"/>
    <w:rsid w:val="009001C1"/>
    <w:rsid w:val="00900F2E"/>
    <w:rsid w:val="00901A2F"/>
    <w:rsid w:val="00902534"/>
    <w:rsid w:val="00902799"/>
    <w:rsid w:val="00902DB0"/>
    <w:rsid w:val="009034D4"/>
    <w:rsid w:val="00904AD7"/>
    <w:rsid w:val="00905AA3"/>
    <w:rsid w:val="00906731"/>
    <w:rsid w:val="009068CF"/>
    <w:rsid w:val="00912169"/>
    <w:rsid w:val="009157D1"/>
    <w:rsid w:val="00916CB5"/>
    <w:rsid w:val="009179FB"/>
    <w:rsid w:val="0092161C"/>
    <w:rsid w:val="00923DEA"/>
    <w:rsid w:val="0093005E"/>
    <w:rsid w:val="0093222D"/>
    <w:rsid w:val="00933605"/>
    <w:rsid w:val="0093420F"/>
    <w:rsid w:val="00936148"/>
    <w:rsid w:val="00936946"/>
    <w:rsid w:val="00940BA1"/>
    <w:rsid w:val="0094348B"/>
    <w:rsid w:val="00943C88"/>
    <w:rsid w:val="009475A8"/>
    <w:rsid w:val="009548D6"/>
    <w:rsid w:val="009571F2"/>
    <w:rsid w:val="00960F1F"/>
    <w:rsid w:val="009624D7"/>
    <w:rsid w:val="009627B5"/>
    <w:rsid w:val="0096643E"/>
    <w:rsid w:val="009666FA"/>
    <w:rsid w:val="00966B87"/>
    <w:rsid w:val="009714EB"/>
    <w:rsid w:val="00971A00"/>
    <w:rsid w:val="0097334A"/>
    <w:rsid w:val="0097511B"/>
    <w:rsid w:val="00976287"/>
    <w:rsid w:val="00976855"/>
    <w:rsid w:val="00980931"/>
    <w:rsid w:val="00980BF7"/>
    <w:rsid w:val="00980CA9"/>
    <w:rsid w:val="009829E9"/>
    <w:rsid w:val="0099665A"/>
    <w:rsid w:val="00997865"/>
    <w:rsid w:val="009A169A"/>
    <w:rsid w:val="009A6621"/>
    <w:rsid w:val="009A79A5"/>
    <w:rsid w:val="009B0501"/>
    <w:rsid w:val="009B07BF"/>
    <w:rsid w:val="009B203D"/>
    <w:rsid w:val="009B2AD3"/>
    <w:rsid w:val="009B2D2C"/>
    <w:rsid w:val="009B3043"/>
    <w:rsid w:val="009C336E"/>
    <w:rsid w:val="009C4B52"/>
    <w:rsid w:val="009C6BCD"/>
    <w:rsid w:val="009C7BB7"/>
    <w:rsid w:val="009D41C3"/>
    <w:rsid w:val="009E04A4"/>
    <w:rsid w:val="009E0E8A"/>
    <w:rsid w:val="009E3400"/>
    <w:rsid w:val="009E35A9"/>
    <w:rsid w:val="009E4568"/>
    <w:rsid w:val="009E663B"/>
    <w:rsid w:val="009F35EF"/>
    <w:rsid w:val="009F7094"/>
    <w:rsid w:val="00A01FFF"/>
    <w:rsid w:val="00A06EBC"/>
    <w:rsid w:val="00A14773"/>
    <w:rsid w:val="00A221D3"/>
    <w:rsid w:val="00A27B12"/>
    <w:rsid w:val="00A307B2"/>
    <w:rsid w:val="00A31E04"/>
    <w:rsid w:val="00A34414"/>
    <w:rsid w:val="00A35967"/>
    <w:rsid w:val="00A378B8"/>
    <w:rsid w:val="00A415FC"/>
    <w:rsid w:val="00A42E6B"/>
    <w:rsid w:val="00A42F0C"/>
    <w:rsid w:val="00A437D9"/>
    <w:rsid w:val="00A46828"/>
    <w:rsid w:val="00A46DA6"/>
    <w:rsid w:val="00A50640"/>
    <w:rsid w:val="00A60E28"/>
    <w:rsid w:val="00A63ADB"/>
    <w:rsid w:val="00A66EA2"/>
    <w:rsid w:val="00A73BF7"/>
    <w:rsid w:val="00A7773D"/>
    <w:rsid w:val="00A81112"/>
    <w:rsid w:val="00A8334F"/>
    <w:rsid w:val="00A868F0"/>
    <w:rsid w:val="00A87D1F"/>
    <w:rsid w:val="00A902A7"/>
    <w:rsid w:val="00A9540B"/>
    <w:rsid w:val="00AA2D63"/>
    <w:rsid w:val="00AA7DCE"/>
    <w:rsid w:val="00AB4B7A"/>
    <w:rsid w:val="00AB681A"/>
    <w:rsid w:val="00AC3194"/>
    <w:rsid w:val="00AC35C6"/>
    <w:rsid w:val="00AC40A4"/>
    <w:rsid w:val="00AD0AE2"/>
    <w:rsid w:val="00AD1C07"/>
    <w:rsid w:val="00AD2A9D"/>
    <w:rsid w:val="00AD4036"/>
    <w:rsid w:val="00AD7A68"/>
    <w:rsid w:val="00AE1DB5"/>
    <w:rsid w:val="00AE3018"/>
    <w:rsid w:val="00AE3E9C"/>
    <w:rsid w:val="00AE4168"/>
    <w:rsid w:val="00AE47FC"/>
    <w:rsid w:val="00AE68AF"/>
    <w:rsid w:val="00AE7E2D"/>
    <w:rsid w:val="00AF61C5"/>
    <w:rsid w:val="00B02BFB"/>
    <w:rsid w:val="00B0586B"/>
    <w:rsid w:val="00B10BC4"/>
    <w:rsid w:val="00B14E92"/>
    <w:rsid w:val="00B15134"/>
    <w:rsid w:val="00B24C83"/>
    <w:rsid w:val="00B25247"/>
    <w:rsid w:val="00B27BE3"/>
    <w:rsid w:val="00B332A6"/>
    <w:rsid w:val="00B332EE"/>
    <w:rsid w:val="00B34672"/>
    <w:rsid w:val="00B3598D"/>
    <w:rsid w:val="00B35E19"/>
    <w:rsid w:val="00B36B3E"/>
    <w:rsid w:val="00B36B4E"/>
    <w:rsid w:val="00B464F1"/>
    <w:rsid w:val="00B51BB7"/>
    <w:rsid w:val="00B5304F"/>
    <w:rsid w:val="00B609F5"/>
    <w:rsid w:val="00B617D5"/>
    <w:rsid w:val="00B63228"/>
    <w:rsid w:val="00B7561D"/>
    <w:rsid w:val="00B7713E"/>
    <w:rsid w:val="00B80E24"/>
    <w:rsid w:val="00B83DA9"/>
    <w:rsid w:val="00B907DD"/>
    <w:rsid w:val="00BA04AF"/>
    <w:rsid w:val="00BA404F"/>
    <w:rsid w:val="00BA46C8"/>
    <w:rsid w:val="00BA471B"/>
    <w:rsid w:val="00BA508C"/>
    <w:rsid w:val="00BC0FEA"/>
    <w:rsid w:val="00BC3A01"/>
    <w:rsid w:val="00BC4AF6"/>
    <w:rsid w:val="00BD13CC"/>
    <w:rsid w:val="00BD1BB9"/>
    <w:rsid w:val="00BD649E"/>
    <w:rsid w:val="00BD7720"/>
    <w:rsid w:val="00BE16E2"/>
    <w:rsid w:val="00BE1A45"/>
    <w:rsid w:val="00BE267E"/>
    <w:rsid w:val="00BE5102"/>
    <w:rsid w:val="00BE52C3"/>
    <w:rsid w:val="00BF1B3C"/>
    <w:rsid w:val="00BF52AB"/>
    <w:rsid w:val="00BF5F2A"/>
    <w:rsid w:val="00BF6452"/>
    <w:rsid w:val="00BF7186"/>
    <w:rsid w:val="00C06160"/>
    <w:rsid w:val="00C1178F"/>
    <w:rsid w:val="00C1334A"/>
    <w:rsid w:val="00C139A1"/>
    <w:rsid w:val="00C14DEA"/>
    <w:rsid w:val="00C204DA"/>
    <w:rsid w:val="00C26F5B"/>
    <w:rsid w:val="00C30D98"/>
    <w:rsid w:val="00C32679"/>
    <w:rsid w:val="00C36558"/>
    <w:rsid w:val="00C45871"/>
    <w:rsid w:val="00C51DBB"/>
    <w:rsid w:val="00C52B9A"/>
    <w:rsid w:val="00C52C39"/>
    <w:rsid w:val="00C65E10"/>
    <w:rsid w:val="00C65E2D"/>
    <w:rsid w:val="00C67463"/>
    <w:rsid w:val="00C67909"/>
    <w:rsid w:val="00C7226C"/>
    <w:rsid w:val="00C72A81"/>
    <w:rsid w:val="00C766D2"/>
    <w:rsid w:val="00C80C7A"/>
    <w:rsid w:val="00C82EF0"/>
    <w:rsid w:val="00C83FB7"/>
    <w:rsid w:val="00C85E26"/>
    <w:rsid w:val="00C93ECD"/>
    <w:rsid w:val="00C94C35"/>
    <w:rsid w:val="00C95DB1"/>
    <w:rsid w:val="00CA22DD"/>
    <w:rsid w:val="00CB49EB"/>
    <w:rsid w:val="00CB59A9"/>
    <w:rsid w:val="00CB6BB7"/>
    <w:rsid w:val="00CC01AD"/>
    <w:rsid w:val="00CC23A3"/>
    <w:rsid w:val="00CD735E"/>
    <w:rsid w:val="00CE12F1"/>
    <w:rsid w:val="00CE637F"/>
    <w:rsid w:val="00CF7FFC"/>
    <w:rsid w:val="00D02618"/>
    <w:rsid w:val="00D05C43"/>
    <w:rsid w:val="00D15BAD"/>
    <w:rsid w:val="00D16237"/>
    <w:rsid w:val="00D17AB3"/>
    <w:rsid w:val="00D20619"/>
    <w:rsid w:val="00D21257"/>
    <w:rsid w:val="00D255DB"/>
    <w:rsid w:val="00D317FB"/>
    <w:rsid w:val="00D3590F"/>
    <w:rsid w:val="00D41796"/>
    <w:rsid w:val="00D451E7"/>
    <w:rsid w:val="00D46821"/>
    <w:rsid w:val="00D523B2"/>
    <w:rsid w:val="00D55D63"/>
    <w:rsid w:val="00D5639B"/>
    <w:rsid w:val="00D56CE3"/>
    <w:rsid w:val="00D57B45"/>
    <w:rsid w:val="00D64D13"/>
    <w:rsid w:val="00D6552B"/>
    <w:rsid w:val="00D673EB"/>
    <w:rsid w:val="00D67F69"/>
    <w:rsid w:val="00D72E9D"/>
    <w:rsid w:val="00D7390A"/>
    <w:rsid w:val="00D818FB"/>
    <w:rsid w:val="00D83A2C"/>
    <w:rsid w:val="00D869A4"/>
    <w:rsid w:val="00D86DB9"/>
    <w:rsid w:val="00D9105B"/>
    <w:rsid w:val="00D939B6"/>
    <w:rsid w:val="00D95D76"/>
    <w:rsid w:val="00DA6151"/>
    <w:rsid w:val="00DA7EA9"/>
    <w:rsid w:val="00DB6643"/>
    <w:rsid w:val="00DC15C3"/>
    <w:rsid w:val="00DC3E41"/>
    <w:rsid w:val="00DC4F88"/>
    <w:rsid w:val="00DD23C9"/>
    <w:rsid w:val="00DD2983"/>
    <w:rsid w:val="00DD67E6"/>
    <w:rsid w:val="00DE3831"/>
    <w:rsid w:val="00DE5750"/>
    <w:rsid w:val="00DF0807"/>
    <w:rsid w:val="00DF124C"/>
    <w:rsid w:val="00DF6D7C"/>
    <w:rsid w:val="00E018D1"/>
    <w:rsid w:val="00E05A65"/>
    <w:rsid w:val="00E06944"/>
    <w:rsid w:val="00E07DFC"/>
    <w:rsid w:val="00E07F3F"/>
    <w:rsid w:val="00E13FC6"/>
    <w:rsid w:val="00E15A00"/>
    <w:rsid w:val="00E22148"/>
    <w:rsid w:val="00E244C2"/>
    <w:rsid w:val="00E24B73"/>
    <w:rsid w:val="00E263B6"/>
    <w:rsid w:val="00E2730E"/>
    <w:rsid w:val="00E30E92"/>
    <w:rsid w:val="00E3671B"/>
    <w:rsid w:val="00E4174D"/>
    <w:rsid w:val="00E51097"/>
    <w:rsid w:val="00E56222"/>
    <w:rsid w:val="00E6316B"/>
    <w:rsid w:val="00E70D2A"/>
    <w:rsid w:val="00E7119B"/>
    <w:rsid w:val="00E7167F"/>
    <w:rsid w:val="00E73D21"/>
    <w:rsid w:val="00E76E86"/>
    <w:rsid w:val="00E80A37"/>
    <w:rsid w:val="00E8794B"/>
    <w:rsid w:val="00E937BF"/>
    <w:rsid w:val="00E93ACE"/>
    <w:rsid w:val="00E94A97"/>
    <w:rsid w:val="00E9568F"/>
    <w:rsid w:val="00E959C9"/>
    <w:rsid w:val="00E960CB"/>
    <w:rsid w:val="00EA075A"/>
    <w:rsid w:val="00EA0BD9"/>
    <w:rsid w:val="00EA22B5"/>
    <w:rsid w:val="00EA3466"/>
    <w:rsid w:val="00EA3AC6"/>
    <w:rsid w:val="00EA6D52"/>
    <w:rsid w:val="00EA7B57"/>
    <w:rsid w:val="00EB04E6"/>
    <w:rsid w:val="00EB500D"/>
    <w:rsid w:val="00EB6651"/>
    <w:rsid w:val="00EB7202"/>
    <w:rsid w:val="00EC0FB6"/>
    <w:rsid w:val="00EC43FD"/>
    <w:rsid w:val="00ED03A4"/>
    <w:rsid w:val="00ED3F22"/>
    <w:rsid w:val="00EE2EEB"/>
    <w:rsid w:val="00EE3055"/>
    <w:rsid w:val="00EE6A6B"/>
    <w:rsid w:val="00F031A1"/>
    <w:rsid w:val="00F04F1D"/>
    <w:rsid w:val="00F1406E"/>
    <w:rsid w:val="00F145D8"/>
    <w:rsid w:val="00F22D0F"/>
    <w:rsid w:val="00F23F88"/>
    <w:rsid w:val="00F255FF"/>
    <w:rsid w:val="00F312EE"/>
    <w:rsid w:val="00F325EE"/>
    <w:rsid w:val="00F333EB"/>
    <w:rsid w:val="00F343FC"/>
    <w:rsid w:val="00F34D1D"/>
    <w:rsid w:val="00F36AAF"/>
    <w:rsid w:val="00F36C1C"/>
    <w:rsid w:val="00F3758B"/>
    <w:rsid w:val="00F37F34"/>
    <w:rsid w:val="00F416AE"/>
    <w:rsid w:val="00F425AC"/>
    <w:rsid w:val="00F42863"/>
    <w:rsid w:val="00F54089"/>
    <w:rsid w:val="00F6062A"/>
    <w:rsid w:val="00F65452"/>
    <w:rsid w:val="00F66217"/>
    <w:rsid w:val="00F675F8"/>
    <w:rsid w:val="00F71042"/>
    <w:rsid w:val="00F80041"/>
    <w:rsid w:val="00F803D5"/>
    <w:rsid w:val="00F80FDB"/>
    <w:rsid w:val="00F82200"/>
    <w:rsid w:val="00F832C1"/>
    <w:rsid w:val="00F83C52"/>
    <w:rsid w:val="00F85E45"/>
    <w:rsid w:val="00F916E7"/>
    <w:rsid w:val="00F93FA6"/>
    <w:rsid w:val="00F959CF"/>
    <w:rsid w:val="00F97420"/>
    <w:rsid w:val="00FA26E6"/>
    <w:rsid w:val="00FA6B2B"/>
    <w:rsid w:val="00FB1DD8"/>
    <w:rsid w:val="00FB4126"/>
    <w:rsid w:val="00FB7DD5"/>
    <w:rsid w:val="00FC0FA6"/>
    <w:rsid w:val="00FC1625"/>
    <w:rsid w:val="00FC225D"/>
    <w:rsid w:val="00FC2A95"/>
    <w:rsid w:val="00FC36DB"/>
    <w:rsid w:val="00FC4E3E"/>
    <w:rsid w:val="00FC4E59"/>
    <w:rsid w:val="00FC50FC"/>
    <w:rsid w:val="00FC7193"/>
    <w:rsid w:val="00FD2A7E"/>
    <w:rsid w:val="00FD2BB7"/>
    <w:rsid w:val="00FD6BDE"/>
    <w:rsid w:val="00FD6FDF"/>
    <w:rsid w:val="00FD796E"/>
    <w:rsid w:val="00FE718E"/>
    <w:rsid w:val="00FF1A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93197"/>
  <w15:docId w15:val="{8F5522F4-81DB-4DDF-8E64-B244BD89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NormalWeb">
    <w:name w:val="Normal (Web)"/>
    <w:basedOn w:val="Normal"/>
    <w:uiPriority w:val="99"/>
    <w:unhideWhenUsed/>
    <w:rsid w:val="003441A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TMLPreformatted">
    <w:name w:val="HTML Preformatted"/>
    <w:basedOn w:val="Normal"/>
    <w:link w:val="HTMLPreformattedChar"/>
    <w:uiPriority w:val="99"/>
    <w:unhideWhenUsed/>
    <w:rsid w:val="0034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441A9"/>
    <w:rPr>
      <w:rFonts w:ascii="Courier New" w:eastAsia="Times New Roman" w:hAnsi="Courier New" w:cs="Courier New"/>
      <w:sz w:val="20"/>
      <w:szCs w:val="20"/>
      <w:lang w:eastAsia="zh-CN"/>
    </w:rPr>
  </w:style>
  <w:style w:type="paragraph" w:styleId="TOC2">
    <w:name w:val="toc 2"/>
    <w:basedOn w:val="Normal"/>
    <w:next w:val="Normal"/>
    <w:autoRedefine/>
    <w:uiPriority w:val="39"/>
    <w:unhideWhenUsed/>
    <w:rsid w:val="00642A7A"/>
    <w:pPr>
      <w:spacing w:after="100"/>
      <w:ind w:left="220"/>
    </w:pPr>
  </w:style>
  <w:style w:type="character" w:styleId="HTMLCode">
    <w:name w:val="HTML Code"/>
    <w:basedOn w:val="DefaultParagraphFont"/>
    <w:uiPriority w:val="99"/>
    <w:semiHidden/>
    <w:unhideWhenUsed/>
    <w:rsid w:val="00582040"/>
    <w:rPr>
      <w:rFonts w:ascii="Courier New" w:eastAsia="Times New Roman" w:hAnsi="Courier New" w:cs="Courier New"/>
      <w:sz w:val="20"/>
      <w:szCs w:val="20"/>
    </w:rPr>
  </w:style>
  <w:style w:type="character" w:customStyle="1" w:styleId="pl-st">
    <w:name w:val="pl-st"/>
    <w:basedOn w:val="DefaultParagraphFont"/>
    <w:rsid w:val="005C5262"/>
  </w:style>
  <w:style w:type="character" w:customStyle="1" w:styleId="pl-s3">
    <w:name w:val="pl-s3"/>
    <w:basedOn w:val="DefaultParagraphFont"/>
    <w:rsid w:val="005C5262"/>
  </w:style>
  <w:style w:type="paragraph" w:customStyle="1" w:styleId="SP13196838">
    <w:name w:val="SP.13.196838"/>
    <w:basedOn w:val="Default"/>
    <w:next w:val="Default"/>
    <w:uiPriority w:val="99"/>
    <w:rsid w:val="008A3041"/>
    <w:pPr>
      <w:adjustRightInd w:val="0"/>
    </w:pPr>
    <w:rPr>
      <w:rFonts w:ascii="Arial" w:eastAsia="SimSun" w:hAnsi="Arial" w:cs="Arial"/>
      <w:color w:val="auto"/>
      <w:lang w:bidi="he-IL"/>
    </w:rPr>
  </w:style>
  <w:style w:type="paragraph" w:customStyle="1" w:styleId="SP13196762">
    <w:name w:val="SP.13.196762"/>
    <w:basedOn w:val="Default"/>
    <w:next w:val="Default"/>
    <w:uiPriority w:val="99"/>
    <w:rsid w:val="008A3041"/>
    <w:pPr>
      <w:adjustRightInd w:val="0"/>
    </w:pPr>
    <w:rPr>
      <w:rFonts w:ascii="Arial" w:eastAsia="SimSun" w:hAnsi="Arial" w:cs="Arial"/>
      <w:color w:val="auto"/>
      <w:lang w:bidi="he-IL"/>
    </w:rPr>
  </w:style>
  <w:style w:type="character" w:customStyle="1" w:styleId="SC1398315">
    <w:name w:val="SC.13.98315"/>
    <w:uiPriority w:val="99"/>
    <w:rsid w:val="008A3041"/>
    <w:rPr>
      <w:b/>
      <w:bCs/>
      <w:color w:val="000000"/>
    </w:rPr>
  </w:style>
  <w:style w:type="paragraph" w:customStyle="1" w:styleId="SP13196747">
    <w:name w:val="SP.13.196747"/>
    <w:basedOn w:val="Default"/>
    <w:next w:val="Default"/>
    <w:uiPriority w:val="99"/>
    <w:rsid w:val="008A3041"/>
    <w:pPr>
      <w:adjustRightInd w:val="0"/>
    </w:pPr>
    <w:rPr>
      <w:rFonts w:ascii="Arial" w:eastAsia="SimSun" w:hAnsi="Arial" w:cs="Arial"/>
      <w:color w:val="auto"/>
      <w:lang w:bidi="he-IL"/>
    </w:rPr>
  </w:style>
  <w:style w:type="character" w:customStyle="1" w:styleId="SC1398306">
    <w:name w:val="SC.13.98306"/>
    <w:uiPriority w:val="99"/>
    <w:rsid w:val="008A3041"/>
    <w:rPr>
      <w:rFonts w:ascii="Times New Roman" w:hAnsi="Times New Roman" w:cs="Times New Roman"/>
      <w:color w:val="000000"/>
      <w:sz w:val="22"/>
      <w:szCs w:val="22"/>
    </w:rPr>
  </w:style>
  <w:style w:type="paragraph" w:styleId="TOC3">
    <w:name w:val="toc 3"/>
    <w:basedOn w:val="Normal"/>
    <w:next w:val="Normal"/>
    <w:autoRedefine/>
    <w:uiPriority w:val="39"/>
    <w:unhideWhenUsed/>
    <w:rsid w:val="009624D7"/>
    <w:pPr>
      <w:spacing w:after="100"/>
      <w:ind w:left="440"/>
    </w:pPr>
  </w:style>
  <w:style w:type="character" w:styleId="Emphasis">
    <w:name w:val="Emphasis"/>
    <w:basedOn w:val="DefaultParagraphFont"/>
    <w:uiPriority w:val="20"/>
    <w:qFormat/>
    <w:rsid w:val="006372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76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4.vsd"/><Relationship Id="rId39" Type="http://schemas.openxmlformats.org/officeDocument/2006/relationships/oleObject" Target="embeddings/Microsoft_Visio_2003-2010_Drawing10.vsd"/><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oleObject" Target="embeddings/Microsoft_Visio_2003-2010_Drawing8.vsd"/><Relationship Id="rId42" Type="http://schemas.openxmlformats.org/officeDocument/2006/relationships/image" Target="media/image14.emf"/><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2.e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oleObject" Target="embeddings/Microsoft_Visio_2003-2010_Drawing1.vsd"/><Relationship Id="rId29" Type="http://schemas.openxmlformats.org/officeDocument/2006/relationships/image" Target="media/image7.emf"/><Relationship Id="rId41"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Visio_2003-2010_Drawing3.vsd"/><Relationship Id="rId32" Type="http://schemas.openxmlformats.org/officeDocument/2006/relationships/oleObject" Target="embeddings/Microsoft_Visio_2003-2010_Drawing7.vsd"/><Relationship Id="rId37" Type="http://schemas.openxmlformats.org/officeDocument/2006/relationships/image" Target="media/image11.emf"/><Relationship Id="rId40" Type="http://schemas.openxmlformats.org/officeDocument/2006/relationships/image" Target="media/image13.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Microsoft_Visio_2003-2010_Drawing5.vsd"/><Relationship Id="rId36" Type="http://schemas.openxmlformats.org/officeDocument/2006/relationships/oleObject" Target="embeddings/Microsoft_Visio_2003-2010_Drawing9.vsd"/><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openxmlformats.org/officeDocument/2006/relationships/image" Target="media/image6.emf"/><Relationship Id="rId30" Type="http://schemas.openxmlformats.org/officeDocument/2006/relationships/oleObject" Target="embeddings/Microsoft_Visio_2003-2010_Drawing6.vsd"/><Relationship Id="rId35" Type="http://schemas.openxmlformats.org/officeDocument/2006/relationships/image" Target="media/image10.emf"/><Relationship Id="rId43" Type="http://schemas.openxmlformats.org/officeDocument/2006/relationships/oleObject" Target="embeddings/Microsoft_Visio_2003-2010_Drawing1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1FFC60-D13F-4730-BC70-FA25F2D9BC5E}">
  <ds:schemaRefs>
    <ds:schemaRef ds:uri="http://schemas.openxmlformats.org/officeDocument/2006/bibliography"/>
  </ds:schemaRefs>
</ds:datastoreItem>
</file>

<file path=customXml/itemProps5.xml><?xml version="1.0" encoding="utf-8"?>
<ds:datastoreItem xmlns:ds="http://schemas.openxmlformats.org/officeDocument/2006/customXml" ds:itemID="{16224B45-1ED2-49ED-A1A5-822750407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22192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No Restrictions</cp:keywords>
  <cp:lastModifiedBy>Matty Kadosh</cp:lastModifiedBy>
  <cp:revision>4</cp:revision>
  <dcterms:created xsi:type="dcterms:W3CDTF">2015-09-24T16:13:00Z</dcterms:created>
  <dcterms:modified xsi:type="dcterms:W3CDTF">2015-10-01T14:12:00Z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TitusGUID">
    <vt:lpwstr>3aad22ce-2d2e-4140-b95d-434746929a1b</vt:lpwstr>
  </property>
  <property fmtid="{D5CDD505-2E9C-101B-9397-08002B2CF9AE}" pid="10" name="DellClassification">
    <vt:lpwstr>No Restrictions</vt:lpwstr>
  </property>
  <property fmtid="{D5CDD505-2E9C-101B-9397-08002B2CF9AE}" pid="11" name="DellSubLabels">
    <vt:lpwstr/>
  </property>
</Properties>
</file>